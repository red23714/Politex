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/>
      </w:pPr>
      <w:r>
        <w:rPr/>
        <w:t>Министерство образования и науки Российской Федерации</w:t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/>
      </w:pPr>
      <w:r>
        <w:rPr/>
        <w:t>Санкт-Петербургский Политехнический Университет Петра Великого</w:t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/>
      </w:pPr>
      <w:r>
        <w:rPr/>
        <w:t>—</w:t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/>
      </w:pPr>
      <w:r>
        <w:rPr/>
        <w:t xml:space="preserve">Институт компьютерных наук и кибербезопасности </w:t>
      </w:r>
    </w:p>
    <w:p>
      <w:pPr>
        <w:pStyle w:val="Normal"/>
        <w:spacing w:lineRule="auto" w:line="240"/>
        <w:rPr>
          <w:b/>
        </w:rPr>
      </w:pPr>
      <w:r>
        <w:rPr>
          <w:b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smallCaps/>
          <w:sz w:val="24"/>
          <w:szCs w:val="24"/>
        </w:rPr>
      </w:pPr>
      <w:r>
        <w:rPr>
          <w:b/>
          <w:sz w:val="32"/>
          <w:szCs w:val="32"/>
        </w:rPr>
        <w:t>ЛАБОРАТОРНАЯ РАБОТА № 7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>
          <w:b/>
          <w:highlight w:val="yellow"/>
        </w:rPr>
      </w:pPr>
      <w:r>
        <w:rPr/>
        <w:t>«</w:t>
      </w:r>
      <w:r>
        <w:rPr>
          <w:b/>
          <w:color w:val="000000"/>
        </w:rPr>
        <w:t>Резистивный усилитель на транзисторе</w:t>
      </w:r>
      <w:r>
        <w:rPr/>
        <w:t>»</w:t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/>
      </w:pPr>
      <w:r>
        <w:rPr/>
        <w:t>по дисциплине «Электроника и схемотехника»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0" w:left="567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posOffset>2685415</wp:posOffset>
            </wp:positionH>
            <wp:positionV relativeFrom="paragraph">
              <wp:posOffset>172720</wp:posOffset>
            </wp:positionV>
            <wp:extent cx="1157605" cy="806450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7605" cy="806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Выполнил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tabs>
          <w:tab w:val="clear" w:pos="720"/>
          <w:tab w:val="left" w:pos="3960" w:leader="none"/>
          <w:tab w:val="left" w:pos="6840" w:leader="none"/>
        </w:tabs>
        <w:spacing w:lineRule="auto" w:line="240" w:before="0" w:after="0"/>
        <w:ind w:hanging="0" w:left="567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студент гр. 5151001/40001</w:t>
        <w:tab/>
        <w:tab/>
        <w:t xml:space="preserve">       Волошкевич М.А.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4746" w:leader="none"/>
          <w:tab w:val="left" w:pos="6840" w:leader="none"/>
        </w:tabs>
        <w:spacing w:lineRule="auto" w:line="240" w:before="0" w:after="0"/>
        <w:ind w:hanging="0" w:left="567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                                                       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&lt;</w:t>
      </w:r>
      <w:r>
        <w:rPr>
          <w:rFonts w:eastAsia="Times New Roman" w:cs="Times New Roman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подпись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&gt;</w:t>
      </w:r>
    </w:p>
    <w:p>
      <w:pPr>
        <w:pStyle w:val="Normal"/>
        <w:spacing w:lineRule="auto" w:line="240" w:before="240" w:after="200"/>
        <w:jc w:val="left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240" w:after="0"/>
        <w:ind w:hanging="0" w:left="567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Проверил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0" w:left="567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преподаватель                                                                       Супрун А.Ф.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3960" w:leader="none"/>
          <w:tab w:val="left" w:pos="6840" w:leader="none"/>
        </w:tabs>
        <w:spacing w:lineRule="auto" w:line="240" w:before="0" w:after="200"/>
        <w:ind w:hanging="0" w:left="567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"/>
        <w:tabs>
          <w:tab w:val="clear" w:pos="720"/>
          <w:tab w:val="left" w:pos="4746" w:leader="none"/>
          <w:tab w:val="left" w:pos="6840" w:leader="none"/>
        </w:tabs>
        <w:spacing w:lineRule="auto" w:line="240"/>
        <w:ind w:firstLine="851" w:left="567"/>
        <w:rPr>
          <w:sz w:val="22"/>
          <w:szCs w:val="22"/>
        </w:rPr>
      </w:pPr>
      <w:r>
        <w:rPr/>
        <w:t xml:space="preserve">                                            </w:t>
      </w:r>
      <w:r>
        <w:rPr>
          <w:sz w:val="22"/>
          <w:szCs w:val="22"/>
        </w:rPr>
        <w:t>&lt;</w:t>
      </w:r>
      <w:r>
        <w:rPr>
          <w:i/>
          <w:sz w:val="22"/>
          <w:szCs w:val="22"/>
        </w:rPr>
        <w:t>подпись</w:t>
      </w:r>
      <w:r>
        <w:rPr>
          <w:sz w:val="22"/>
          <w:szCs w:val="22"/>
        </w:rPr>
        <w:t>&gt;</w:t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spacing w:lineRule="auto" w:line="240"/>
        <w:jc w:val="left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ind w:hanging="0"/>
        <w:rPr/>
      </w:pPr>
      <w:r>
        <w:rPr/>
        <w:t xml:space="preserve">                                                       </w:t>
      </w:r>
      <w:r>
        <w:rPr/>
        <w:t>Санкт-Петербург</w:t>
      </w:r>
    </w:p>
    <w:p>
      <w:pPr>
        <w:pStyle w:val="Normal"/>
        <w:numPr>
          <w:ilvl w:val="0"/>
          <w:numId w:val="1"/>
        </w:numPr>
        <w:spacing w:lineRule="auto" w:line="240"/>
        <w:ind w:hanging="0" w:left="0"/>
        <w:jc w:val="center"/>
        <w:rPr/>
      </w:pPr>
      <w:r>
        <w:rPr/>
        <w:t>2025</w:t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0"/>
        <w:ind w:hanging="432" w:left="999"/>
        <w:rPr/>
      </w:pPr>
      <w:r>
        <w:rPr/>
        <w:t>Цель работы</w:t>
      </w:r>
    </w:p>
    <w:p>
      <w:pPr>
        <w:pStyle w:val="Normal"/>
        <w:rPr>
          <w:b/>
          <w:smallCaps/>
        </w:rPr>
      </w:pPr>
      <w:r>
        <w:rPr/>
        <w:t>Изучить схемотехнику простейшего усилителя на биполярном транзисторе. Получить представление о принципе работы малых систем автоматического регулирования на примере схемы температурной стабилизации транзистора резистивного усилителя. Экспериментально снять и исследовать амплитудно-частотную характеристику (АЧХ) усилительного каскада.</w:t>
      </w:r>
    </w:p>
    <w:p>
      <w:pPr>
        <w:pStyle w:val="Heading1"/>
        <w:numPr>
          <w:ilvl w:val="0"/>
          <w:numId w:val="2"/>
        </w:numPr>
        <w:ind w:hanging="432" w:left="999"/>
        <w:rPr/>
      </w:pPr>
      <w:r>
        <w:rPr/>
        <w:t>Описание решения</w:t>
      </w:r>
    </w:p>
    <w:p>
      <w:pPr>
        <w:pStyle w:val="Normal"/>
        <w:rPr/>
      </w:pPr>
      <w:r>
        <w:rPr/>
        <w:t>Была собрана схема, состоящая из генератора гармонических сигналов, осциллографа, построителя частотных характеристик, блока питания и схемы усилителя.</w:t>
      </w:r>
    </w:p>
    <w:p>
      <w:pPr>
        <w:pStyle w:val="Normal"/>
        <w:keepNext w:val="true"/>
        <w:keepLines w:val="false"/>
        <w:pageBreakBefore w:val="false"/>
        <w:widowControl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6300470" cy="3943985"/>
            <wp:effectExtent l="0" t="0" r="0" b="0"/>
            <wp:docPr id="2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943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/>
        <w:pageBreakBefore w:val="false"/>
        <w:widowControl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Рисунок 1 – Рабочая схема</w:t>
      </w:r>
    </w:p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>Исследование резистивного усилителя</w:t>
      </w:r>
    </w:p>
    <w:p>
      <w:pPr>
        <w:pStyle w:val="Normal"/>
        <w:rPr/>
      </w:pPr>
      <w:r>
        <w:rPr/>
        <w:t>Был установлено входное напряжение 25мВ. Далее изменяли частоту от 100 Гц до 200кГц.</w:t>
      </w:r>
    </w:p>
    <w:p>
      <w:pPr>
        <w:pStyle w:val="Normal"/>
        <w:keepNext w:val="true"/>
        <w:keepLines/>
        <w:pageBreakBefore w:val="false"/>
        <w:widowControl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Таблица 1 – Таблица с полученными результатами</w:t>
      </w:r>
    </w:p>
    <w:tbl>
      <w:tblPr>
        <w:tblStyle w:val="Table1"/>
        <w:tblW w:w="99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478"/>
        <w:gridCol w:w="2478"/>
        <w:gridCol w:w="2478"/>
        <w:gridCol w:w="2477"/>
      </w:tblGrid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f, кГц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Uвх, мВ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Uвых, мВ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K=</w:t>
            </w:r>
            <w:r>
              <w:rPr/>
            </w:r>
            <m:oMath xmlns:m="http://schemas.openxmlformats.org/officeDocument/2006/math"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Вых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Вх</m:t>
                      </m:r>
                    </m:sub>
                  </m:sSub>
                </m:den>
              </m:f>
            </m:oMath>
          </w:p>
        </w:tc>
      </w:tr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0,1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22,289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1,26</w:t>
            </w:r>
          </w:p>
        </w:tc>
      </w:tr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0,5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26,529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1,50</w:t>
            </w:r>
          </w:p>
        </w:tc>
      </w:tr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35,786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2,02</w:t>
            </w:r>
          </w:p>
        </w:tc>
      </w:tr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107,75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6,10</w:t>
            </w:r>
          </w:p>
        </w:tc>
      </w:tr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140,85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7,97</w:t>
            </w:r>
          </w:p>
        </w:tc>
      </w:tr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20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156,795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8,87</w:t>
            </w:r>
          </w:p>
        </w:tc>
      </w:tr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25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157,931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8,93</w:t>
            </w:r>
          </w:p>
        </w:tc>
      </w:tr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30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157,7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8,92</w:t>
            </w:r>
          </w:p>
        </w:tc>
      </w:tr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50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150,856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8,53</w:t>
            </w:r>
          </w:p>
        </w:tc>
      </w:tr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75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137,24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7,76</w:t>
            </w:r>
          </w:p>
        </w:tc>
      </w:tr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100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122,7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6,94</w:t>
            </w:r>
          </w:p>
        </w:tc>
      </w:tr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150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97,561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5,52</w:t>
            </w:r>
          </w:p>
        </w:tc>
      </w:tr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200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79,218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4,48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keepNext w:val="true"/>
        <w:keepLines w:val="false"/>
        <w:pageBreakBefore w:val="false"/>
        <w:widowControl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5121275" cy="4351020"/>
            <wp:effectExtent l="0" t="0" r="0" b="0"/>
            <wp:docPr id="3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275" cy="4351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/>
        <w:pageBreakBefore w:val="false"/>
        <w:widowControl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Рисунок 2 – График с осциллографа при f=25кГц</w:t>
      </w:r>
    </w:p>
    <w:p>
      <w:pPr>
        <w:pStyle w:val="Normal"/>
        <w:rPr/>
      </w:pPr>
      <w:r>
        <w:rPr/>
        <w:t xml:space="preserve">По графику взятого с осциллографа видно, что сдвиг графиков происходит на 180 градусов. </w:t>
      </w:r>
    </w:p>
    <w:p>
      <w:pPr>
        <w:pStyle w:val="Normal"/>
        <w:rPr/>
      </w:pPr>
      <w:r>
        <w:rPr/>
        <w:t>Построен АЧХ-график по полученным данным:</w:t>
      </w:r>
    </w:p>
    <w:p>
      <w:pPr>
        <w:pStyle w:val="Normal"/>
        <w:keepNext w:val="true"/>
        <w:keepLines w:val="false"/>
        <w:pageBreakBefore w:val="false"/>
        <w:widowControl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6300470" cy="3383915"/>
            <wp:effectExtent l="0" t="0" r="0" b="0"/>
            <wp:docPr id="4" name="image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9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/>
        <w:pageBreakBefore w:val="false"/>
        <w:widowControl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Рисунок 3 – АЧХ</w:t>
      </w:r>
    </w:p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>Исследование влияния АЧХ усилителя разделительных конденсаторов С1, С3</w:t>
      </w:r>
    </w:p>
    <w:p>
      <w:pPr>
        <w:pStyle w:val="Normal"/>
        <w:rPr/>
      </w:pPr>
      <w:r>
        <w:rPr/>
        <w:t>Был установлено входное напряжение 25мВ. Далее изменяли частоту от 100 Гц до 200кГц.</w:t>
      </w:r>
    </w:p>
    <w:p>
      <w:pPr>
        <w:pStyle w:val="Normal"/>
        <w:rPr/>
      </w:pPr>
      <w:r>
        <w:rPr/>
        <w:t>Были изменены значения разделительного конденсатора C1. После были получены АЧХ.</w:t>
      </w:r>
    </w:p>
    <w:p>
      <w:pPr>
        <w:pStyle w:val="Normal"/>
        <w:keepNext w:val="true"/>
        <w:keepLines/>
        <w:pageBreakBefore w:val="false"/>
        <w:widowControl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Таблица 2 – Таблица с полученными результатами</w:t>
      </w:r>
    </w:p>
    <w:tbl>
      <w:tblPr>
        <w:tblStyle w:val="Table2"/>
        <w:tblW w:w="99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870"/>
        <w:gridCol w:w="1177"/>
        <w:gridCol w:w="2343"/>
        <w:gridCol w:w="2128"/>
        <w:gridCol w:w="1569"/>
        <w:gridCol w:w="1824"/>
      </w:tblGrid>
      <w:tr>
        <w:trPr/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f, кГц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Uвх, мВ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Uвых, мВ</w:t>
            </w:r>
          </w:p>
          <w:p>
            <w:pPr>
              <w:pStyle w:val="Normal"/>
              <w:jc w:val="center"/>
              <w:rPr>
                <w:rFonts w:ascii="Cambria Math" w:hAnsi="Cambria Math" w:eastAsia="Cambria Math" w:cs="Cambria Math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0,005</m:t>
                </m:r>
                <m:r>
                  <w:rPr>
                    <w:rFonts w:ascii="Cambria Math" w:hAnsi="Cambria Math"/>
                  </w:rPr>
                  <m:t xml:space="preserve">мкФ</m:t>
                </m:r>
              </m:oMath>
            </m:oMathPara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Uвых, мВ</w:t>
            </w:r>
          </w:p>
          <w:p>
            <w:pPr>
              <w:pStyle w:val="Normal"/>
              <w:jc w:val="center"/>
              <w:rPr>
                <w:rFonts w:ascii="Cambria Math" w:hAnsi="Cambria Math" w:eastAsia="Cambria Math" w:cs="Cambria Math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мкФ</m:t>
                </m:r>
              </m:oMath>
            </m:oMathPara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K=</w:t>
            </w:r>
            <w:r>
              <w:rPr/>
            </w:r>
            <m:oMath xmlns:m="http://schemas.openxmlformats.org/officeDocument/2006/math"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Вых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Вх</m:t>
                      </m:r>
                    </m:sub>
                  </m:sSub>
                </m:den>
              </m:f>
            </m:oMath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K=</w:t>
            </w:r>
            <w:r>
              <w:rPr/>
            </w:r>
            <m:oMath xmlns:m="http://schemas.openxmlformats.org/officeDocument/2006/math"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Вых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Вх</m:t>
                      </m:r>
                    </m:sub>
                  </m:sSub>
                </m:den>
              </m:f>
            </m:oMath>
          </w:p>
        </w:tc>
      </w:tr>
      <w:tr>
        <w:trPr>
          <w:trHeight w:val="497" w:hRule="atLeast"/>
        </w:trPr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tag w:val="goog_rdk_0"/>
                <w:id w:val="-834633385"/>
                <w:text/>
              </w:sdtPr>
              <w:sdtContent>
                <w:r>
                  <w:rPr>
                    <w:rFonts w:eastAsia="Times New Roman" w:cs="Times New Roman"/>
                    <w:b w:val="false"/>
                    <w:i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8"/>
                    <w:sz w:val="28"/>
                    <w:szCs w:val="28"/>
                    <w:u w:val="none"/>
                    <w:shd w:fill="auto" w:val="clear"/>
                    <w:vertAlign w:val="baseline"/>
                  </w:rPr>
                </w:r>
                <w:r>
                  <w:rPr>
                    <w:rFonts w:eastAsia="Times New Roman" w:cs="Times New Roman"/>
                    <w:b w:val="false"/>
                    <w:i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8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>0,1</w:t>
                </w:r>
              </w:sdtContent>
            </w:sdt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0,632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22,289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0,04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1,26</w:t>
            </w:r>
          </w:p>
        </w:tc>
      </w:tr>
      <w:tr>
        <w:trPr/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0,5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3,62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26,518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0,20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1,50</w:t>
            </w:r>
          </w:p>
        </w:tc>
      </w:tr>
      <w:tr>
        <w:trPr/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9,268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35,786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0,52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2,02</w:t>
            </w:r>
          </w:p>
        </w:tc>
      </w:tr>
      <w:tr>
        <w:trPr/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64,84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107,748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3,67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6,10</w:t>
            </w:r>
          </w:p>
        </w:tc>
      </w:tr>
      <w:tr>
        <w:trPr/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93,334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141,846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5,28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8,02</w:t>
            </w:r>
          </w:p>
        </w:tc>
      </w:tr>
      <w:tr>
        <w:trPr/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20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112,95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156,795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6,39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8,87</w:t>
            </w:r>
          </w:p>
        </w:tc>
      </w:tr>
      <w:tr>
        <w:trPr/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25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117,085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157,930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6,62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8,93</w:t>
            </w:r>
          </w:p>
        </w:tc>
      </w:tr>
      <w:tr>
        <w:trPr/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30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119,569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157,695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6,76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8,92</w:t>
            </w:r>
          </w:p>
        </w:tc>
      </w:tr>
      <w:tr>
        <w:trPr/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50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121,104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150,850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6,85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8,53</w:t>
            </w:r>
          </w:p>
        </w:tc>
      </w:tr>
      <w:tr>
        <w:trPr/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75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114,94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137,220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6,50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7,76</w:t>
            </w:r>
          </w:p>
        </w:tc>
      </w:tr>
      <w:tr>
        <w:trPr/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100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106,02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122,680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6,00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6,94</w:t>
            </w:r>
          </w:p>
        </w:tc>
      </w:tr>
      <w:tr>
        <w:trPr/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150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88,108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97,585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4,98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5,52</w:t>
            </w:r>
          </w:p>
        </w:tc>
      </w:tr>
      <w:tr>
        <w:trPr/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200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73,509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79,256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4,16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4,48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keepNext w:val="true"/>
        <w:keepLines w:val="false"/>
        <w:pageBreakBefore w:val="false"/>
        <w:widowControl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6300470" cy="3431540"/>
            <wp:effectExtent l="0" t="0" r="0" b="0"/>
            <wp:docPr id="5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431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/>
        <w:pageBreakBefore w:val="false"/>
        <w:widowControl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Рисунок 4 – График АЧХ при различных емкостях разделительных конденсаторов</w:t>
      </w:r>
    </w:p>
    <w:p>
      <w:pPr>
        <w:pStyle w:val="Normal"/>
        <w:rPr/>
      </w:pPr>
      <w:r>
        <w:rPr/>
        <w:t>Чем меньше значения емкости конденсатора, тем меньше пропускная способность низкочастотного тока. Соответственно, меньший ток поступает на базу, поэтому выходное напряжение становится меньше из-за пропускной способности транзистора. При низких частотах и значения конденсатора C1=0,005мкФ усиления напряжения не происходит.</w:t>
      </w:r>
    </w:p>
    <w:p>
      <w:pPr>
        <w:pStyle w:val="Normal"/>
        <w:keepNext w:val="true"/>
        <w:keepLines/>
        <w:pageBreakBefore w:val="false"/>
        <w:widowControl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Таблица 3 – Таблица с полученными результатами</w:t>
      </w:r>
    </w:p>
    <w:tbl>
      <w:tblPr>
        <w:tblStyle w:val="Table3"/>
        <w:tblW w:w="99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870"/>
        <w:gridCol w:w="1177"/>
        <w:gridCol w:w="2343"/>
        <w:gridCol w:w="2128"/>
        <w:gridCol w:w="1569"/>
        <w:gridCol w:w="1824"/>
      </w:tblGrid>
      <w:tr>
        <w:trPr/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f, кГц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Uвх, мВ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Uвых, мВ</w:t>
            </w:r>
          </w:p>
          <w:p>
            <w:pPr>
              <w:pStyle w:val="Normal"/>
              <w:jc w:val="center"/>
              <w:rPr>
                <w:rFonts w:ascii="Cambria Math" w:hAnsi="Cambria Math" w:eastAsia="Cambria Math" w:cs="Cambria Math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мкФ</m:t>
                </m:r>
                <m:r>
                  <w:rPr>
                    <w:rFonts w:ascii="Cambria Math" w:hAnsi="Cambria Math"/>
                  </w:rPr>
                  <m:t xml:space="preserve">,</m:t>
                </m:r>
              </m:oMath>
            </m:oMathPara>
          </w:p>
          <w:p>
            <w:pPr>
              <w:pStyle w:val="Normal"/>
              <w:jc w:val="center"/>
              <w:rPr>
                <w:rFonts w:ascii="Cambria Math" w:hAnsi="Cambria Math" w:eastAsia="Cambria Math" w:cs="Cambria Math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0,001</m:t>
                </m:r>
                <m:r>
                  <w:rPr>
                    <w:rFonts w:ascii="Cambria Math" w:hAnsi="Cambria Math"/>
                  </w:rPr>
                  <m:t xml:space="preserve">мкФ</m:t>
                </m:r>
              </m:oMath>
            </m:oMathPara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Uвых, мВ</w:t>
            </w:r>
          </w:p>
          <w:p>
            <w:pPr>
              <w:pStyle w:val="Normal"/>
              <w:jc w:val="center"/>
              <w:rPr>
                <w:rFonts w:ascii="Cambria Math" w:hAnsi="Cambria Math" w:eastAsia="Cambria Math" w:cs="Cambria Math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мкФ</m:t>
                </m:r>
              </m:oMath>
            </m:oMathPara>
          </w:p>
          <w:p>
            <w:pPr>
              <w:pStyle w:val="Normal"/>
              <w:jc w:val="center"/>
              <w:rPr>
                <w:rFonts w:ascii="Cambria Math" w:hAnsi="Cambria Math" w:eastAsia="Cambria Math" w:cs="Cambria Math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0,8</m:t>
                </m:r>
                <m:r>
                  <w:rPr>
                    <w:rFonts w:ascii="Cambria Math" w:hAnsi="Cambria Math"/>
                  </w:rPr>
                  <m:t xml:space="preserve">мкФ</m:t>
                </m:r>
              </m:oMath>
            </m:oMathPara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K=</w:t>
            </w:r>
            <w:r>
              <w:rPr/>
            </w:r>
            <m:oMath xmlns:m="http://schemas.openxmlformats.org/officeDocument/2006/math"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Вых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Вх</m:t>
                      </m:r>
                    </m:sub>
                  </m:sSub>
                </m:den>
              </m:f>
            </m:oMath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K=</w:t>
            </w:r>
            <w:r>
              <w:rPr/>
            </w:r>
            <m:oMath xmlns:m="http://schemas.openxmlformats.org/officeDocument/2006/math"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Вых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Вх</m:t>
                      </m:r>
                    </m:sub>
                  </m:sSub>
                </m:den>
              </m:f>
            </m:oMath>
          </w:p>
        </w:tc>
      </w:tr>
      <w:tr>
        <w:trPr/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0,1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2,04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22,234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0,12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1,26</w:t>
            </w:r>
          </w:p>
        </w:tc>
      </w:tr>
      <w:tr>
        <w:trPr/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0,5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2,444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26,454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0,14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1,50</w:t>
            </w:r>
          </w:p>
        </w:tc>
      </w:tr>
      <w:tr>
        <w:trPr/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3,333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35,700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0,19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2,02</w:t>
            </w:r>
          </w:p>
        </w:tc>
      </w:tr>
      <w:tr>
        <w:trPr/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12,711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107,583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0,72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6,09</w:t>
            </w:r>
          </w:p>
        </w:tc>
      </w:tr>
      <w:tr>
        <w:trPr/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23,825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141,736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1,35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8,02</w:t>
            </w:r>
          </w:p>
        </w:tc>
      </w:tr>
      <w:tr>
        <w:trPr/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20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42,947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156,745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2,43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8,87</w:t>
            </w:r>
          </w:p>
        </w:tc>
      </w:tr>
      <w:tr>
        <w:trPr/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25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50,774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157,890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2,87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8,93</w:t>
            </w:r>
          </w:p>
        </w:tc>
      </w:tr>
      <w:tr>
        <w:trPr/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30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57,357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157,662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3,24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8,92</w:t>
            </w:r>
          </w:p>
        </w:tc>
      </w:tr>
      <w:tr>
        <w:trPr/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50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73,748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150,830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4,17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8,53</w:t>
            </w:r>
          </w:p>
        </w:tc>
      </w:tr>
      <w:tr>
        <w:trPr/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75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79,905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137,206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4,52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7,76</w:t>
            </w:r>
          </w:p>
        </w:tc>
      </w:tr>
      <w:tr>
        <w:trPr/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100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78,96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122,668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4,47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6,94</w:t>
            </w:r>
          </w:p>
        </w:tc>
      </w:tr>
      <w:tr>
        <w:trPr>
          <w:trHeight w:val="80" w:hRule="atLeast"/>
        </w:trPr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150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70,855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97,577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4,01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5,52</w:t>
            </w:r>
          </w:p>
        </w:tc>
      </w:tr>
      <w:tr>
        <w:trPr/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200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61,935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79,252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3,50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4,48</w:t>
            </w:r>
          </w:p>
        </w:tc>
      </w:tr>
    </w:tbl>
    <w:p>
      <w:pPr>
        <w:pStyle w:val="Normal"/>
        <w:rPr/>
      </w:pPr>
      <w:r>
        <w:rPr/>
        <w:t>При малой емкости разделительного конденсатора при низкой частоте, транзистор не усиливает выходное напряжение. Пропускается малое количество переменного тока.</w:t>
      </w:r>
    </w:p>
    <w:p>
      <w:pPr>
        <w:pStyle w:val="Normal"/>
        <w:keepNext w:val="true"/>
        <w:keepLines w:val="false"/>
        <w:pageBreakBefore w:val="false"/>
        <w:widowControl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6300470" cy="3361690"/>
            <wp:effectExtent l="0" t="0" r="0" b="0"/>
            <wp:docPr id="6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361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/>
        <w:pageBreakBefore w:val="false"/>
        <w:widowControl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Рисунок 5 – График АЧХ при различных емкостях разделительных конденсаторов</w:t>
      </w:r>
    </w:p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>Исследование АЧХ усилителя при изменении С4 и R4</w:t>
      </w:r>
    </w:p>
    <w:p>
      <w:pPr>
        <w:pStyle w:val="Normal"/>
        <w:rPr/>
      </w:pPr>
      <w:r>
        <w:rPr/>
        <w:t>Было исследовано влияние емкости конденсатора C4 на КУ усилителя.</w:t>
      </w:r>
    </w:p>
    <w:p>
      <w:pPr>
        <w:pStyle w:val="Normal"/>
        <w:rPr/>
      </w:pPr>
      <w:r>
        <w:rPr/>
        <w:t>R4=2кГц</w:t>
      </w:r>
    </w:p>
    <w:p>
      <w:pPr>
        <w:pStyle w:val="Normal"/>
        <w:keepNext w:val="true"/>
        <w:keepLines/>
        <w:pageBreakBefore w:val="false"/>
        <w:widowControl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Таблица 4 – Таблица с полученными результатами</w:t>
      </w:r>
    </w:p>
    <w:tbl>
      <w:tblPr>
        <w:tblStyle w:val="Table4"/>
        <w:tblW w:w="11298" w:type="dxa"/>
        <w:jc w:val="left"/>
        <w:tblInd w:w="-83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736"/>
        <w:gridCol w:w="1037"/>
        <w:gridCol w:w="1854"/>
        <w:gridCol w:w="1886"/>
        <w:gridCol w:w="1883"/>
        <w:gridCol w:w="1211"/>
        <w:gridCol w:w="1347"/>
        <w:gridCol w:w="1342"/>
      </w:tblGrid>
      <w:tr>
        <w:trPr>
          <w:trHeight w:val="975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f, кГц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Uвх, мВ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Uвых, мВ</w:t>
            </w:r>
          </w:p>
          <w:p>
            <w:pPr>
              <w:pStyle w:val="Normal"/>
              <w:ind w:hanging="0" w:left="0"/>
              <w:jc w:val="left"/>
              <w:rPr>
                <w:rFonts w:ascii="Cambria Math" w:hAnsi="Cambria Math" w:eastAsia="Cambria Math" w:cs="Cambria Math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4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100</m:t>
                </m:r>
                <m:r>
                  <w:rPr>
                    <w:rFonts w:ascii="Cambria Math" w:hAnsi="Cambria Math"/>
                  </w:rPr>
                  <m:t xml:space="preserve">нФ</m:t>
                </m:r>
              </m:oMath>
            </m:oMathPara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tag w:val="goog_rdk_1"/>
                <w:id w:val="1537824475"/>
                <w:text/>
              </w:sdtPr>
              <w:sdtContent>
                <w:r>
                  <w:rPr>
                    <w:rFonts w:eastAsia="Times New Roman" w:cs="Times New Roman"/>
                    <w:b w:val="false"/>
                    <w:i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8"/>
                    <w:sz w:val="28"/>
                    <w:szCs w:val="28"/>
                    <w:u w:val="none"/>
                    <w:shd w:fill="auto" w:val="clear"/>
                    <w:vertAlign w:val="baseline"/>
                  </w:rPr>
                </w:r>
                <w:r>
                  <w:rPr>
                    <w:rFonts w:eastAsia="Times New Roman" w:cs="Times New Roman"/>
                    <w:b w:val="false"/>
                    <w:i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8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>Uвых, мВ</w:t>
                </w:r>
              </w:sdtContent>
            </w:sdt>
          </w:p>
          <w:p>
            <w:pPr>
              <w:pStyle w:val="Normal"/>
              <w:ind w:hanging="0" w:left="0"/>
              <w:jc w:val="left"/>
              <w:rPr>
                <w:rFonts w:ascii="Cambria Math" w:hAnsi="Cambria Math" w:eastAsia="Cambria Math" w:cs="Cambria Math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4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мкФ</m:t>
                </m:r>
                <m:r>
                  <w:rPr>
                    <w:rFonts w:ascii="Cambria Math" w:hAnsi="Cambria Math"/>
                  </w:rPr>
                  <m:t xml:space="preserve">,</m:t>
                </m:r>
              </m:oMath>
            </m:oMathPara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tag w:val="goog_rdk_2"/>
                <w:id w:val="155599548"/>
                <w:text/>
              </w:sdtPr>
              <w:sdtContent>
                <w:r>
                  <w:rPr>
                    <w:rFonts w:eastAsia="Times New Roman" w:cs="Times New Roman"/>
                    <w:b w:val="false"/>
                    <w:i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8"/>
                    <w:sz w:val="28"/>
                    <w:szCs w:val="28"/>
                    <w:u w:val="none"/>
                    <w:shd w:fill="auto" w:val="clear"/>
                    <w:vertAlign w:val="baseline"/>
                  </w:rPr>
                </w:r>
                <w:r>
                  <w:rPr>
                    <w:rFonts w:eastAsia="Times New Roman" w:cs="Times New Roman"/>
                    <w:b w:val="false"/>
                    <w:i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8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>Uвых, мВ</w:t>
                </w:r>
              </w:sdtContent>
            </w:sdt>
          </w:p>
          <w:p>
            <w:pPr>
              <w:pStyle w:val="Normal"/>
              <w:ind w:hanging="0" w:left="0"/>
              <w:jc w:val="left"/>
              <w:rPr>
                <w:rFonts w:ascii="Cambria Math" w:hAnsi="Cambria Math" w:eastAsia="Cambria Math" w:cs="Cambria Math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4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10</m:t>
                </m:r>
                <m:r>
                  <w:rPr>
                    <w:rFonts w:ascii="Cambria Math" w:hAnsi="Cambria Math"/>
                  </w:rPr>
                  <m:t xml:space="preserve">мкФ</m:t>
                </m:r>
              </m:oMath>
            </m:oMathPara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tag w:val="goog_rdk_3"/>
                <w:id w:val="-1367275564"/>
                <w:text/>
              </w:sdtPr>
              <w:sdtContent>
                <w:r>
                  <w:rPr>
                    <w:rFonts w:eastAsia="Times New Roman" w:cs="Times New Roman"/>
                    <w:b w:val="false"/>
                    <w:i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8"/>
                    <w:sz w:val="28"/>
                    <w:szCs w:val="28"/>
                    <w:u w:val="none"/>
                    <w:shd w:fill="auto" w:val="clear"/>
                    <w:vertAlign w:val="baseline"/>
                  </w:rPr>
                </w:r>
                <w:r>
                  <w:rPr>
                    <w:rFonts w:eastAsia="Times New Roman" w:cs="Times New Roman"/>
                    <w:b w:val="false"/>
                    <w:i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8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>K1=</w:t>
                </w:r>
                <w:r>
                  <w:rPr/>
                </w:r>
                <m:oMath xmlns:m="http://schemas.openxmlformats.org/officeDocument/2006/math">
                  <m:f>
                    <m:num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Вых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Вх</m:t>
                          </m:r>
                        </m:sub>
                      </m:sSub>
                    </m:den>
                  </m:f>
                </m:oMath>
                <w:r>
                  <w:rPr/>
                </w:r>
              </w:sdtContent>
            </w:sdt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K2=</w:t>
            </w:r>
            <w:r>
              <w:rPr/>
            </w:r>
            <m:oMath xmlns:m="http://schemas.openxmlformats.org/officeDocument/2006/math"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Вых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Вх</m:t>
                      </m:r>
                    </m:sub>
                  </m:sSub>
                </m:den>
              </m:f>
            </m:oMath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K3=</w:t>
            </w:r>
            <w:r>
              <w:rPr/>
            </w:r>
            <m:oMath xmlns:m="http://schemas.openxmlformats.org/officeDocument/2006/math"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Вых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Вх</m:t>
                      </m:r>
                    </m:sub>
                  </m:sSub>
                </m:den>
              </m:f>
            </m:oMath>
          </w:p>
        </w:tc>
      </w:tr>
      <w:tr>
        <w:trPr>
          <w:trHeight w:val="481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22,289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35,037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184,570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1,26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1,98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10,44</w:t>
            </w:r>
          </w:p>
        </w:tc>
      </w:tr>
      <w:tr>
        <w:trPr>
          <w:trHeight w:val="481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0,5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26,529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133,212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649,045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1,50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7,54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36,71</w:t>
            </w:r>
          </w:p>
        </w:tc>
      </w:tr>
      <w:tr>
        <w:trPr>
          <w:trHeight w:val="481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35,786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245,54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974,678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2,02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13,89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55,14</w:t>
            </w:r>
          </w:p>
        </w:tc>
      </w:tr>
      <w:tr>
        <w:trPr>
          <w:trHeight w:val="377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107,75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751,203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1351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6,10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42,49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76,42</w:t>
            </w:r>
          </w:p>
        </w:tc>
      </w:tr>
      <w:tr>
        <w:trPr>
          <w:trHeight w:val="493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140,85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822,514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1121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7,97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46,53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63,41</w:t>
            </w:r>
          </w:p>
        </w:tc>
      </w:tr>
      <w:tr>
        <w:trPr>
          <w:trHeight w:val="481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156,795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652,795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744,678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8,87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36,93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42,12</w:t>
            </w:r>
          </w:p>
        </w:tc>
      </w:tr>
      <w:tr>
        <w:trPr>
          <w:trHeight w:val="481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25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157,931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571,337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628,321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8,93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32,32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35,54</w:t>
            </w:r>
          </w:p>
        </w:tc>
      </w:tr>
      <w:tr>
        <w:trPr>
          <w:trHeight w:val="481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157,7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504,21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541,355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8,92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28,52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30,62</w:t>
            </w:r>
          </w:p>
        </w:tc>
      </w:tr>
      <w:tr>
        <w:trPr>
          <w:trHeight w:val="481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150,856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333,868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344,060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8,53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18,89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19,46</w:t>
            </w:r>
          </w:p>
        </w:tc>
      </w:tr>
      <w:tr>
        <w:trPr>
          <w:trHeight w:val="481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75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137,24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231,212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234,504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7,76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13,08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13,27</w:t>
            </w:r>
          </w:p>
        </w:tc>
      </w:tr>
      <w:tr>
        <w:trPr>
          <w:trHeight w:val="481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122,7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176,017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177,447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6,94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9,96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10,04</w:t>
            </w:r>
          </w:p>
        </w:tc>
      </w:tr>
      <w:tr>
        <w:trPr>
          <w:trHeight w:val="80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97,561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118,695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119,148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5,52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6,71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6,74</w:t>
            </w:r>
          </w:p>
        </w:tc>
      </w:tr>
      <w:tr>
        <w:trPr>
          <w:trHeight w:val="481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79,218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89,385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89,612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4,48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5,06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5,07</w:t>
            </w:r>
          </w:p>
        </w:tc>
      </w:tr>
    </w:tbl>
    <w:p>
      <w:pPr>
        <w:pStyle w:val="Normal"/>
        <w:rPr/>
      </w:pPr>
      <w:r>
        <w:rPr/>
        <w:t>По полученным данным был получен график АЧХ:</w:t>
      </w:r>
    </w:p>
    <w:p>
      <w:pPr>
        <w:pStyle w:val="Normal"/>
        <w:keepNext w:val="true"/>
        <w:keepLines w:val="false"/>
        <w:pageBreakBefore w:val="false"/>
        <w:widowControl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6300470" cy="3329940"/>
            <wp:effectExtent l="0" t="0" r="0" b="0"/>
            <wp:docPr id="7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329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/>
        <w:pageBreakBefore w:val="false"/>
        <w:widowControl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Рисунок 6 – График АЧХ при разной емкости блокировочного конденсатора</w:t>
      </w:r>
    </w:p>
    <w:p>
      <w:pPr>
        <w:pStyle w:val="Normal"/>
        <w:rPr/>
      </w:pPr>
      <w:r>
        <w:rPr/>
        <w:t>При уменьшении емкости блокировочного конденсатора увеличивается влияние эмиттера R4 на выходной сигнал и снижается коэффициент усиления, так как скопится меньше тока, большее количество тока пойдет через резистор.</w:t>
      </w:r>
    </w:p>
    <w:p>
      <w:pPr>
        <w:pStyle w:val="Normal"/>
        <w:rPr/>
      </w:pPr>
      <w:r>
        <w:rPr/>
        <w:t>Изменим сопротивление на резисторе R4.</w:t>
      </w:r>
    </w:p>
    <w:p>
      <w:pPr>
        <w:pStyle w:val="Normal"/>
        <w:keepNext w:val="true"/>
        <w:keepLines/>
        <w:pageBreakBefore w:val="false"/>
        <w:widowControl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Таблица 5 – Таблица с полученными результатами</w:t>
      </w:r>
    </w:p>
    <w:tbl>
      <w:tblPr>
        <w:tblStyle w:val="Table5"/>
        <w:tblW w:w="11298" w:type="dxa"/>
        <w:jc w:val="left"/>
        <w:tblInd w:w="-83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736"/>
        <w:gridCol w:w="1037"/>
        <w:gridCol w:w="1854"/>
        <w:gridCol w:w="1886"/>
        <w:gridCol w:w="1883"/>
        <w:gridCol w:w="1211"/>
        <w:gridCol w:w="1347"/>
        <w:gridCol w:w="1342"/>
      </w:tblGrid>
      <w:tr>
        <w:trPr>
          <w:trHeight w:val="975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f, кГц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Uвх, мВ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Uвых, мВ</w:t>
            </w:r>
          </w:p>
          <w:p>
            <w:pPr>
              <w:pStyle w:val="Normal"/>
              <w:jc w:val="center"/>
              <w:rPr>
                <w:rFonts w:ascii="Cambria Math" w:hAnsi="Cambria Math" w:eastAsia="Cambria Math" w:cs="Cambria Math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4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кОм</m:t>
                </m:r>
              </m:oMath>
            </m:oMathPara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Uвых, мВ</w:t>
            </w:r>
          </w:p>
          <w:p>
            <w:pPr>
              <w:pStyle w:val="Normal"/>
              <w:jc w:val="center"/>
              <w:rPr>
                <w:rFonts w:ascii="Cambria Math" w:hAnsi="Cambria Math" w:eastAsia="Cambria Math" w:cs="Cambria Math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4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кОм</m:t>
                </m:r>
              </m:oMath>
            </m:oMathPara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Uвых, мВ</w:t>
            </w:r>
          </w:p>
          <w:p>
            <w:pPr>
              <w:pStyle w:val="Normal"/>
              <w:ind w:hanging="0" w:left="0"/>
              <w:jc w:val="left"/>
              <w:rPr>
                <w:rFonts w:ascii="Cambria Math" w:hAnsi="Cambria Math" w:eastAsia="Cambria Math" w:cs="Cambria Math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4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10</m:t>
                </m:r>
                <m:r>
                  <w:rPr>
                    <w:rFonts w:ascii="Cambria Math" w:hAnsi="Cambria Math"/>
                  </w:rPr>
                  <m:t xml:space="preserve">кОм</m:t>
                </m:r>
              </m:oMath>
            </m:oMathPara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tag w:val="goog_rdk_4"/>
                <w:id w:val="515529081"/>
                <w:text/>
              </w:sdtPr>
              <w:sdtContent>
                <w:r>
                  <w:rPr>
                    <w:rFonts w:eastAsia="Times New Roman" w:cs="Times New Roman"/>
                    <w:b w:val="false"/>
                    <w:i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8"/>
                    <w:sz w:val="28"/>
                    <w:szCs w:val="28"/>
                    <w:u w:val="none"/>
                    <w:shd w:fill="auto" w:val="clear"/>
                    <w:vertAlign w:val="baseline"/>
                  </w:rPr>
                </w:r>
                <w:r>
                  <w:rPr>
                    <w:rFonts w:eastAsia="Times New Roman" w:cs="Times New Roman"/>
                    <w:b w:val="false"/>
                    <w:i w:val="false"/>
                    <w:caps w:val="false"/>
                    <w:smallCaps w:val="false"/>
                    <w:strike w:val="false"/>
                    <w:dstrike w:val="false"/>
                    <w:color w:val="000000"/>
                    <w:position w:val="0"/>
                    <w:sz w:val="28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>K1=</w:t>
                </w:r>
                <w:r>
                  <w:rPr/>
                </w:r>
                <m:oMath xmlns:m="http://schemas.openxmlformats.org/officeDocument/2006/math">
                  <m:f>
                    <m:num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Вых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Вх</m:t>
                          </m:r>
                        </m:sub>
                      </m:sSub>
                    </m:den>
                  </m:f>
                </m:oMath>
                <w:r>
                  <w:rPr/>
                </w:r>
              </w:sdtContent>
            </w:sdt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K2=</w:t>
            </w:r>
            <w:r>
              <w:rPr/>
            </w:r>
            <m:oMath xmlns:m="http://schemas.openxmlformats.org/officeDocument/2006/math"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Вых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Вх</m:t>
                      </m:r>
                    </m:sub>
                  </m:sSub>
                </m:den>
              </m:f>
            </m:oMath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K3=</w:t>
            </w:r>
            <w:r>
              <w:rPr/>
            </w:r>
            <m:oMath xmlns:m="http://schemas.openxmlformats.org/officeDocument/2006/math"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Вых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Вх</m:t>
                      </m:r>
                    </m:sub>
                  </m:sSub>
                </m:den>
              </m:f>
            </m:oMath>
          </w:p>
        </w:tc>
      </w:tr>
      <w:tr>
        <w:trPr>
          <w:trHeight w:val="481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5,163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22,289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5,411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0,29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1,26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0,31</w:t>
            </w:r>
          </w:p>
        </w:tc>
      </w:tr>
      <w:tr>
        <w:trPr>
          <w:trHeight w:val="481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0,5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10,516</w:t>
            </w:r>
          </w:p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26,529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15,283</w:t>
            </w:r>
          </w:p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0,59</w:t>
            </w:r>
          </w:p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1,50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0,86</w:t>
            </w:r>
          </w:p>
        </w:tc>
      </w:tr>
      <w:tr>
        <w:trPr>
          <w:trHeight w:val="481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11,187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35,786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29,175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0,63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2,02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1,65</w:t>
            </w:r>
          </w:p>
        </w:tc>
      </w:tr>
      <w:tr>
        <w:trPr>
          <w:trHeight w:val="377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15,218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107,75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108,583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0,86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6,10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6,14</w:t>
            </w:r>
          </w:p>
        </w:tc>
      </w:tr>
      <w:tr>
        <w:trPr>
          <w:trHeight w:val="493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29,097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140,85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135,461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1,65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7,97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7,66</w:t>
            </w:r>
          </w:p>
        </w:tc>
      </w:tr>
      <w:tr>
        <w:trPr>
          <w:trHeight w:val="481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74,849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156,795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123,997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4,23</w:t>
            </w:r>
          </w:p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8,87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7,01</w:t>
            </w:r>
          </w:p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481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25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90,61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157,931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112,767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5,13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8,93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6,38</w:t>
            </w:r>
          </w:p>
        </w:tc>
      </w:tr>
      <w:tr>
        <w:trPr>
          <w:trHeight w:val="481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101,484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157,7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102,049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5,74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8,92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5,77</w:t>
            </w:r>
          </w:p>
        </w:tc>
      </w:tr>
      <w:tr>
        <w:trPr>
          <w:trHeight w:val="481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119,348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150,856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70,738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6,75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8,53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4,00</w:t>
            </w:r>
          </w:p>
        </w:tc>
      </w:tr>
      <w:tr>
        <w:trPr>
          <w:trHeight w:val="481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75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120,215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137,24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49,743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6,80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7,76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2,81</w:t>
            </w:r>
          </w:p>
        </w:tc>
      </w:tr>
      <w:tr>
        <w:trPr>
          <w:trHeight w:val="481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114,33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122,7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38,058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6,47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6,94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2,15</w:t>
            </w:r>
          </w:p>
        </w:tc>
      </w:tr>
      <w:tr>
        <w:trPr>
          <w:trHeight w:val="80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98,525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97,561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25,746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5,57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5,52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1,46</w:t>
            </w:r>
          </w:p>
        </w:tc>
      </w:tr>
      <w:tr>
        <w:trPr>
          <w:trHeight w:val="481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83,895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79,218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19,498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4,75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4,48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1,10</w:t>
            </w:r>
          </w:p>
        </w:tc>
      </w:tr>
    </w:tbl>
    <w:p>
      <w:pPr>
        <w:pStyle w:val="Normal"/>
        <w:keepNext w:val="false"/>
        <w:keepLines/>
        <w:pageBreakBefore w:val="false"/>
        <w:widowControl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"/>
        <w:keepNext w:val="true"/>
        <w:keepLines w:val="false"/>
        <w:pageBreakBefore w:val="false"/>
        <w:widowControl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6300470" cy="3411220"/>
            <wp:effectExtent l="0" t="0" r="0" b="0"/>
            <wp:docPr id="8" name="image2.png" descr="Изображение выглядит как текст, небо, лодка, друго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 descr="Изображение выглядит как текст, небо, лодка, друго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411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/>
        <w:pageBreakBefore w:val="false"/>
        <w:widowControl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Рисунок 7 – График АЧХ при различном сопротивлении резистора 4</w:t>
      </w:r>
    </w:p>
    <w:p>
      <w:pPr>
        <w:pStyle w:val="Normal"/>
        <w:rPr/>
      </w:pPr>
      <w:r>
        <w:rPr/>
        <w:t>Резистор 4 используется для создания отрицательной обратной связи, препятствуя прохождению тока с базы в землю. При увеличении сопротивления R4 увеличивается его влияние на выходной сигнал, и коэффициент усиления снижается. Также он обеспечивает температурную стабилизацию параметров.</w:t>
      </w:r>
    </w:p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>Исследование АЧХ резонансного усилителя</w:t>
      </w:r>
    </w:p>
    <w:p>
      <w:pPr>
        <w:pStyle w:val="Normal"/>
        <w:rPr/>
      </w:pPr>
      <w:r>
        <w:rPr/>
        <w:t>Была собрана схема резонансного усилителя.</w:t>
      </w:r>
    </w:p>
    <w:p>
      <w:pPr>
        <w:pStyle w:val="Normal"/>
        <w:keepNext w:val="true"/>
        <w:keepLines w:val="false"/>
        <w:pageBreakBefore w:val="false"/>
        <w:widowControl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5556250" cy="3258185"/>
            <wp:effectExtent l="0" t="0" r="0" b="0"/>
            <wp:docPr id="9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50" cy="3258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/>
        <w:pageBreakBefore w:val="false"/>
        <w:widowControl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Рисунок 8 – Схема резонансного усилителя</w:t>
      </w:r>
    </w:p>
    <w:p>
      <w:pPr>
        <w:pStyle w:val="Normal"/>
        <w:rPr/>
      </w:pPr>
      <w:r>
        <w:rPr/>
        <w:t>Были проведены измерения при L1 = 1мГн и C6 = 1мкФ.</w:t>
      </w:r>
    </w:p>
    <w:p>
      <w:pPr>
        <w:pStyle w:val="Normal"/>
        <w:keepNext w:val="true"/>
        <w:keepLines/>
        <w:pageBreakBefore w:val="false"/>
        <w:widowControl/>
        <w:shd w:val="clear" w:fill="auto"/>
        <w:spacing w:lineRule="auto" w:line="36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Таблица 6 – Таблица с полученными результатами</w:t>
      </w:r>
    </w:p>
    <w:tbl>
      <w:tblPr>
        <w:tblStyle w:val="Table6"/>
        <w:tblW w:w="99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478"/>
        <w:gridCol w:w="2478"/>
        <w:gridCol w:w="2478"/>
        <w:gridCol w:w="2477"/>
      </w:tblGrid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f, кГц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Uвх, мВ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Uвых, мВ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K=</w:t>
            </w:r>
            <w:r>
              <w:rPr/>
            </w:r>
            <m:oMath xmlns:m="http://schemas.openxmlformats.org/officeDocument/2006/math"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Вых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Вх</m:t>
                      </m:r>
                    </m:sub>
                  </m:sSub>
                </m:den>
              </m:f>
            </m:oMath>
          </w:p>
        </w:tc>
      </w:tr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0,416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0,02</w:t>
            </w:r>
          </w:p>
        </w:tc>
      </w:tr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1,092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0,06</w:t>
            </w:r>
          </w:p>
        </w:tc>
      </w:tr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3,293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0,19</w:t>
            </w:r>
          </w:p>
        </w:tc>
      </w:tr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4,3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5,23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0,3</w:t>
            </w:r>
          </w:p>
        </w:tc>
      </w:tr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4,6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10,143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0,57</w:t>
            </w:r>
          </w:p>
        </w:tc>
      </w:tr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4,9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45,297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2,56</w:t>
            </w:r>
          </w:p>
        </w:tc>
      </w:tr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146,584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8,29</w:t>
            </w:r>
          </w:p>
        </w:tc>
      </w:tr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5,3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15,691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0,89</w:t>
            </w:r>
          </w:p>
        </w:tc>
      </w:tr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5,73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0,32</w:t>
            </w:r>
          </w:p>
        </w:tc>
      </w:tr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2,3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0,13</w:t>
            </w:r>
          </w:p>
        </w:tc>
      </w:tr>
      <w:tr>
        <w:trPr/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20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17,678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1,819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0,1</w:t>
            </w:r>
          </w:p>
        </w:tc>
      </w:tr>
    </w:tbl>
    <w:p>
      <w:pPr>
        <w:pStyle w:val="Normal"/>
        <w:rPr>
          <w:del w:id="0" w:author="Полина Сухопарова" w:date="2025-11-09T13:38:46Z"/>
        </w:rPr>
      </w:pPr>
      <w:sdt>
        <w:sdtPr>
          <w:tag w:val="goog_rdk_6"/>
          <w:id w:val="-747671535"/>
        </w:sdtPr>
        <w:sdtContent>
          <w:r>
            <w:rPr/>
          </w:r>
          <w:r>
            <w:rPr/>
          </w:r>
        </w:sdtContent>
      </w:sdt>
    </w:p>
    <w:p>
      <w:pPr>
        <w:pStyle w:val="Normal"/>
        <w:keepNext w:val="true"/>
        <w:keepLines w:val="false"/>
        <w:pageBreakBefore w:val="false"/>
        <w:widowControl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6300470" cy="3096260"/>
            <wp:effectExtent l="0" t="0" r="0" b="0"/>
            <wp:docPr id="10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096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/>
        <w:pageBreakBefore w:val="false"/>
        <w:widowControl/>
        <w:shd w:val="clear" w:fill="auto"/>
        <w:spacing w:lineRule="auto" w:line="360" w:before="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Рисунок 9 – График АЧХ резонансного усилителя</w:t>
      </w:r>
    </w:p>
    <w:p>
      <w:pPr>
        <w:pStyle w:val="Normal"/>
        <w:rPr/>
      </w:pPr>
      <w:r>
        <w:rPr/>
        <w:t>Из графика видно, что граничная частота усилителя равна примерно 5кГц.</w:t>
      </w:r>
    </w:p>
    <w:p>
      <w:pPr>
        <w:pStyle w:val="Heading1"/>
        <w:numPr>
          <w:ilvl w:val="0"/>
          <w:numId w:val="2"/>
        </w:numPr>
        <w:ind w:hanging="432" w:left="999"/>
        <w:rPr/>
      </w:pPr>
      <w:r>
        <w:rPr/>
        <w:t>Контрольные вопросы</w:t>
      </w:r>
    </w:p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>Какой из усилителей: ОЭ, ОБ или ОК, потребляет от источника входного сигнала минимальный ток, а какой — максимальный?</w:t>
      </w:r>
    </w:p>
    <w:p>
      <w:pPr>
        <w:pStyle w:val="Normal"/>
        <w:rPr/>
      </w:pPr>
      <w:r>
        <w:rPr/>
        <w:t xml:space="preserve">Каскад ОК часто устанавливают на входе устройств связи для того, чтобы это устройство потребляло от источника сигнала минимум энергии, то есть минимальный ток. </w:t>
      </w:r>
    </w:p>
    <w:p>
      <w:pPr>
        <w:pStyle w:val="Normal"/>
        <w:rPr/>
      </w:pPr>
      <w:r>
        <w:rPr/>
        <w:t>Минимальное входное сопротивление имеет каскад ОБ. Этот каскад удобно использовать на входе приемных устройств, если входной сигнал поступает с проводной или кабельной линии передачи сигналов. Устройства потребляют от источника максимальный входной сигнала.</w:t>
      </w:r>
    </w:p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>Какой из двух усилителей: резистивный или резонансный следует использовать для усиления речевого сигнала, а какой — для усиления сигнала телевизионной станции? Что случится, если выбор усилителя будет сделан ошибочно?</w:t>
      </w:r>
    </w:p>
    <w:p>
      <w:pPr>
        <w:pStyle w:val="Normal"/>
        <w:rPr/>
      </w:pPr>
      <w:r>
        <w:rPr/>
        <w:t>Резонансные усилители находят широкое применение в радиоприемных устройствах в качестве усилителя радио- или промежуточной частоты. Поэтому для речевого сигнала используется резонансный усилитель.</w:t>
      </w:r>
    </w:p>
    <w:p>
      <w:pPr>
        <w:pStyle w:val="Normal"/>
        <w:rPr/>
      </w:pPr>
      <w:r>
        <w:rPr/>
        <w:t>Если резистивные усилители усиливают сигналы в достаточно широкой полосе частот, то резонансные, наоборот, усиливают сигналы в заданной и достаточно узкой полосе частот. Резистивные применяются для усиления речевого сигнала и телевизионных станций.</w:t>
      </w:r>
    </w:p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>Как используются резонансные явления в параллельном колебательном контуре для построения резонансного усилителя?</w:t>
      </w:r>
    </w:p>
    <w:p>
      <w:pPr>
        <w:pStyle w:val="Normal"/>
        <w:rPr/>
      </w:pPr>
      <w:r>
        <w:rPr/>
        <w:t xml:space="preserve">На резонансной частоте индуктивная и емкостная составляющие проводимости контура одинаковы, а их сумма равна нулю. Следовательно, переменный ток коллектора будет протекать только по резистору R1. </w:t>
      </w:r>
    </w:p>
    <w:p>
      <w:pPr>
        <w:pStyle w:val="Normal"/>
        <w:rPr/>
      </w:pPr>
      <w:r>
        <w:rPr/>
        <w:t xml:space="preserve">Если частота входного сигнала меньше или больше резонансной частоты, то взаимной компенсации проводимостей катушки и конденсатора контура не происходит, и переменный ток начинает ответвляться через катушку или конденсатор, не поступая на выход каскада. </w:t>
      </w:r>
    </w:p>
    <w:p>
      <w:pPr>
        <w:pStyle w:val="Normal"/>
        <w:rPr>
          <w:i/>
          <w:i/>
        </w:rPr>
      </w:pPr>
      <w:r>
        <w:rPr/>
        <w:t xml:space="preserve">Резонансная частота определяется по формуле: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рез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π</m:t>
            </m:r>
            <m:rad>
              <m:radPr>
                <m:degHide m:val="1"/>
              </m:radPr>
              <m:deg/>
              <m:e/>
            </m:rad>
          </m:den>
        </m:f>
      </m:oMath>
      <w:r>
        <w:rPr/>
        <w:t xml:space="preserve">. </w:t>
      </w:r>
    </w:p>
    <w:p>
      <w:pPr>
        <w:pStyle w:val="Heading2"/>
        <w:numPr>
          <w:ilvl w:val="1"/>
          <w:numId w:val="2"/>
        </w:numPr>
        <w:ind w:hanging="680" w:left="1389"/>
        <w:rPr/>
      </w:pPr>
      <w:r>
        <w:rPr/>
        <w:t>Предложите способ увеличения полосы пропускания резонансного усилителя.</w:t>
      </w:r>
      <w:r>
        <w:rPr/>
      </w:r>
      <m:oMath xmlns:m="http://schemas.openxmlformats.org/officeDocument/2006/math"/>
    </w:p>
    <w:p>
      <w:pPr>
        <w:pStyle w:val="Normal"/>
        <w:rPr/>
      </w:pPr>
      <w:r>
        <w:rPr/>
        <w:t xml:space="preserve">Для расчета полосы пропускания резонансного усилителя существует конкретная формула: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П</m:t>
        </m:r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b>
                <m:r>
                  <w:rPr>
                    <w:rFonts w:ascii="Cambria Math" w:hAnsi="Cambria Math"/>
                  </w:rPr>
                  <m:t xml:space="preserve">p</m:t>
                </m:r>
              </m:sub>
            </m:sSub>
          </m:num>
          <m:den>
            <m:r>
              <w:rPr>
                <w:rFonts w:ascii="Cambria Math" w:hAnsi="Cambria Math"/>
              </w:rPr>
              <m:t xml:space="preserve">Q</m:t>
            </m:r>
          </m:den>
        </m:f>
      </m:oMath>
    </w:p>
    <w:p>
      <w:pPr>
        <w:pStyle w:val="Normal"/>
        <w:rPr/>
      </w:pPr>
      <w:r>
        <w:rPr/>
        <w:t xml:space="preserve">Q – Добротность контура во многом определяет значение полосы пропускания. </w:t>
      </w:r>
    </w:p>
    <w:p>
      <w:pPr>
        <w:pStyle w:val="Normal"/>
        <w:jc w:val="center"/>
        <w:rPr>
          <w:rFonts w:ascii="Cambria Math" w:hAnsi="Cambria Math" w:eastAsia="Cambria Math" w:cs="Cambria Math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Q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Rсн</m:t>
              </m:r>
            </m:num>
            <m:den>
              <m:r>
                <w:rPr>
                  <w:rFonts w:ascii="Cambria Math" w:hAnsi="Cambria Math"/>
                </w:rPr>
                <m:t xml:space="preserve">p</m:t>
              </m:r>
            </m:den>
          </m:f>
          <m:r>
            <w:rPr>
              <w:rFonts w:ascii="Cambria Math" w:hAnsi="Cambria Math"/>
            </w:rPr>
            <m:t xml:space="preserve">;</m:t>
          </m:r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ω</m:t>
              </m:r>
            </m:e>
            <m:sub>
              <m:r>
                <w:rPr>
                  <w:rFonts w:ascii="Cambria Math" w:hAnsi="Cambria Math"/>
                </w:rPr>
                <m:t xml:space="preserve">p</m:t>
              </m:r>
            </m:sub>
          </m:sSub>
          <m:r>
            <w:rPr>
              <w:rFonts w:ascii="Cambria Math" w:hAnsi="Cambria Math"/>
            </w:rPr>
            <m:t xml:space="preserve">L</m:t>
          </m:r>
          <m:r>
            <w:rPr>
              <w:rFonts w:ascii="Cambria Math" w:hAnsi="Cambria Math"/>
            </w:rPr>
            <m:t xml:space="preserve">=</m:t>
          </m:r>
          <m:sSub>
            <m:e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C</m:t>
                  </m:r>
                  <m:r>
                    <w:rPr>
                      <w:rFonts w:ascii="Cambria Math" w:hAnsi="Cambria Math"/>
                    </w:rPr>
                    <m:t xml:space="preserve">∗</m:t>
                  </m:r>
                  <m:r>
                    <w:rPr>
                      <w:rFonts w:ascii="Cambria Math" w:hAnsi="Cambria Math"/>
                    </w:rPr>
                    <m:t xml:space="preserve">ω</m:t>
                  </m:r>
                </m:den>
              </m:f>
            </m:e>
            <m:sub>
              <m:r>
                <w:rPr>
                  <w:rFonts w:ascii="Cambria Math" w:hAnsi="Cambria Math"/>
                </w:rPr>
                <m:t xml:space="preserve">p</m:t>
              </m:r>
            </m:sub>
          </m:sSub>
        </m:oMath>
      </m:oMathPara>
    </w:p>
    <w:p>
      <w:pPr>
        <w:pStyle w:val="Normal"/>
        <w:rPr/>
      </w:pPr>
      <w:r>
        <w:rPr/>
        <w:t>Для увеличения полосы пропускания достаточно уменьшить значение катушки индуктивности или увеличить емкость конденсатора резонансного контура.</w:t>
      </w:r>
    </w:p>
    <w:p>
      <w:pPr>
        <w:pStyle w:val="Heading1"/>
        <w:numPr>
          <w:ilvl w:val="0"/>
          <w:numId w:val="2"/>
        </w:numPr>
        <w:ind w:hanging="432" w:left="999"/>
        <w:rPr/>
      </w:pPr>
      <w:r>
        <w:rPr/>
        <w:t>Выводы</w:t>
      </w:r>
    </w:p>
    <w:p>
      <w:pPr>
        <w:pStyle w:val="Normal"/>
        <w:rPr/>
      </w:pPr>
      <w:r>
        <w:rPr/>
        <w:t>В ходе лабораторной работы была изучена АЧХ резистивного усилителя в зависимости от ёмкостей разделительных и блокирующих конденсаторов и от сопротивления, обеспечивающего температурную стабилизацию каскада. Также была исследована АЧХ резонансного усилителя.</w:t>
      </w:r>
    </w:p>
    <w:p>
      <w:pPr>
        <w:pStyle w:val="Normal"/>
        <w:spacing w:lineRule="auto" w:line="240"/>
        <w:ind w:hanging="0"/>
        <w:rPr/>
      </w:pPr>
      <w:r>
        <w:rPr/>
      </w:r>
    </w:p>
    <w:sectPr>
      <w:headerReference w:type="even" r:id="rId12"/>
      <w:headerReference w:type="default" r:id="rId13"/>
      <w:headerReference w:type="first" r:id="rId14"/>
      <w:footerReference w:type="even" r:id="rId15"/>
      <w:footerReference w:type="default" r:id="rId16"/>
      <w:footerReference w:type="first" r:id="rId17"/>
      <w:type w:val="nextPage"/>
      <w:pgSz w:w="11906" w:h="16838"/>
      <w:pgMar w:left="1134" w:right="850" w:gutter="0" w:header="708" w:top="1134" w:footer="708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MS Mincho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Courier New">
    <w:charset w:val="01"/>
    <w:family w:val="roman"/>
    <w:pitch w:val="variable"/>
  </w:font>
  <w:font w:name="Georgia">
    <w:charset w:val="01"/>
    <w:family w:val="roman"/>
    <w:pitch w:val="variable"/>
  </w:font>
  <w:font w:name="Cambria Math">
    <w:charset w:val="01"/>
    <w:family w:val="roman"/>
    <w:pitch w:val="variable"/>
    <w:embedRegular r:id="rId9" w:fontKey="{09014A78-CABC-4EF0-12AC-5CD89AEFDE09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hanging="0" w:left="0" w:right="0"/>
      <w:jc w:val="center"/>
      <w:rPr>
        <w:ins w:id="1" w:author="Полина Сухопарова" w:date="2025-11-09T13:38:46Z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  <w:sdt>
      <w:sdtPr>
        <w:tag w:val="goog_rdk_9"/>
        <w:id w:val="75461610"/>
      </w:sdtPr>
      <w:sdtContent>
        <w:r>
          <w:rPr/>
        </w:r>
        <w:r>
          <w:rPr/>
        </w:r>
      </w:sdtContent>
    </w:sdt>
  </w:p>
  <w:p>
    <w:pPr>
      <w:pStyle w:val="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hanging="0" w:left="0" w:right="0"/>
      <w:jc w:val="center"/>
      <w:rPr/>
    </w:pPr>
    <w:sdt>
      <w:sdtPr>
        <w:tag w:val="goog_rdk_11"/>
        <w:id w:val="1602646512"/>
      </w:sdtPr>
      <w:sdtContent>
        <w:r>
          <w:rPr/>
        </w:r>
        <w:r>
          <w:rPr/>
        </w:r>
      </w:sdtContent>
    </w:sdt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851" w:left="0" w:right="0"/>
      <w:jc w:val="both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851" w:left="0" w:right="0"/>
      <w:jc w:val="both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851" w:left="0" w:right="0"/>
      <w:jc w:val="both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0"/>
        </w:tabs>
        <w:ind w:left="999" w:hanging="432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1389" w:hanging="68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1287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431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717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719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63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007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51" w:hanging="1584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Noto Sans Devanagari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20070e"/>
    <w:pPr>
      <w:widowControl/>
      <w:suppressAutoHyphens w:val="true"/>
      <w:bidi w:val="0"/>
      <w:spacing w:lineRule="auto" w:line="360" w:before="0" w:after="0"/>
      <w:ind w:firstLine="851"/>
      <w:jc w:val="both"/>
    </w:pPr>
    <w:rPr>
      <w:rFonts w:ascii="Times New Roman" w:hAnsi="Times New Roman" w:eastAsia="Noto Sans" w:cs="Noto Sans Devanagari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Normal"/>
    <w:next w:val="Normal"/>
    <w:link w:val="1"/>
    <w:uiPriority w:val="1"/>
    <w:qFormat/>
    <w:rsid w:val="00c53ada"/>
    <w:pPr>
      <w:tabs>
        <w:tab w:val="clear" w:pos="720"/>
        <w:tab w:val="left" w:pos="567" w:leader="none"/>
      </w:tabs>
      <w:ind w:firstLine="851" w:left="0"/>
      <w:outlineLvl w:val="0"/>
    </w:pPr>
    <w:rPr>
      <w:rFonts w:eastAsia="Times New Roman" w:cs="Times New Roman"/>
      <w:b/>
      <w:bCs/>
      <w:caps/>
      <w:kern w:val="2"/>
      <w:szCs w:val="32"/>
    </w:rPr>
  </w:style>
  <w:style w:type="paragraph" w:styleId="Heading2">
    <w:name w:val="heading 2"/>
    <w:basedOn w:val="Normal"/>
    <w:next w:val="Normal"/>
    <w:link w:val="2"/>
    <w:uiPriority w:val="1"/>
    <w:qFormat/>
    <w:rsid w:val="00be19c9"/>
    <w:pPr>
      <w:keepNext w:val="true"/>
      <w:tabs>
        <w:tab w:val="clear" w:pos="720"/>
        <w:tab w:val="left" w:pos="810" w:leader="none"/>
      </w:tabs>
      <w:ind w:firstLine="851" w:left="0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3"/>
    <w:uiPriority w:val="1"/>
    <w:qFormat/>
    <w:rsid w:val="00be19c9"/>
    <w:pPr>
      <w:keepNext w:val="true"/>
      <w:tabs>
        <w:tab w:val="clear" w:pos="720"/>
        <w:tab w:val="left" w:pos="1134" w:leader="none"/>
        <w:tab w:val="left" w:pos="1701" w:leader="none"/>
      </w:tabs>
      <w:ind w:firstLine="851" w:left="0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4"/>
    <w:uiPriority w:val="1"/>
    <w:qFormat/>
    <w:rsid w:val="00384ecc"/>
    <w:pPr>
      <w:keepNext w:val="true"/>
      <w:ind w:firstLine="851" w:left="0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5"/>
    <w:uiPriority w:val="1"/>
    <w:qFormat/>
    <w:rsid w:val="00384ecc"/>
    <w:pPr>
      <w:ind w:firstLine="851" w:left="0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6"/>
    <w:uiPriority w:val="5"/>
    <w:semiHidden/>
    <w:qFormat/>
    <w:locked/>
    <w:rsid w:val="00f52f00"/>
    <w:p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7"/>
    <w:uiPriority w:val="5"/>
    <w:semiHidden/>
    <w:qFormat/>
    <w:locked/>
    <w:rsid w:val="00f52f00"/>
    <w:pPr>
      <w:spacing w:before="240" w:after="60"/>
      <w:outlineLvl w:val="6"/>
    </w:pPr>
    <w:rPr>
      <w:rFonts w:ascii="Calibri" w:hAnsi="Calibri" w:eastAsia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8"/>
    <w:uiPriority w:val="5"/>
    <w:semiHidden/>
    <w:qFormat/>
    <w:locked/>
    <w:rsid w:val="00f52f00"/>
    <w:pPr>
      <w:spacing w:before="240" w:after="60"/>
      <w:outlineLvl w:val="7"/>
    </w:pPr>
    <w:rPr>
      <w:rFonts w:ascii="Calibri" w:hAnsi="Calibri" w:eastAsia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9"/>
    <w:uiPriority w:val="5"/>
    <w:semiHidden/>
    <w:qFormat/>
    <w:locked/>
    <w:rsid w:val="00f52f00"/>
    <w:pPr>
      <w:spacing w:before="240" w:after="60"/>
      <w:outlineLvl w:val="8"/>
    </w:pPr>
    <w:rPr>
      <w:rFonts w:ascii="Cambria" w:hAnsi="Cambria" w:eastAsia="Times New Roman" w:cs="Times New Roman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Заголовок Знак"/>
    <w:basedOn w:val="DefaultParagraphFont"/>
    <w:link w:val="Title"/>
    <w:uiPriority w:val="99"/>
    <w:semiHidden/>
    <w:qFormat/>
    <w:rsid w:val="0093477c"/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1" w:customStyle="1">
    <w:name w:val="Заголовок 1 Знак"/>
    <w:basedOn w:val="DefaultParagraphFont"/>
    <w:link w:val="Heading1"/>
    <w:uiPriority w:val="1"/>
    <w:qFormat/>
    <w:rsid w:val="00c53ada"/>
    <w:rPr>
      <w:rFonts w:ascii="Times New Roman" w:hAnsi="Times New Roman" w:eastAsia="Times New Roman" w:cs="Times New Roman"/>
      <w:b/>
      <w:bCs/>
      <w:caps/>
      <w:kern w:val="2"/>
      <w:sz w:val="28"/>
      <w:szCs w:val="32"/>
    </w:rPr>
  </w:style>
  <w:style w:type="character" w:styleId="2" w:customStyle="1">
    <w:name w:val="Заголовок 2 Знак"/>
    <w:basedOn w:val="DefaultParagraphFont"/>
    <w:link w:val="Heading2"/>
    <w:uiPriority w:val="1"/>
    <w:qFormat/>
    <w:rsid w:val="00be19c9"/>
    <w:rPr>
      <w:rFonts w:ascii="Times New Roman" w:hAnsi="Times New Roman" w:eastAsia="Times New Roman" w:cs="Times New Roman"/>
      <w:b/>
      <w:bCs/>
      <w:sz w:val="28"/>
      <w:szCs w:val="36"/>
    </w:rPr>
  </w:style>
  <w:style w:type="character" w:styleId="3" w:customStyle="1">
    <w:name w:val="Заголовок 3 Знак"/>
    <w:basedOn w:val="DefaultParagraphFont"/>
    <w:link w:val="Heading3"/>
    <w:uiPriority w:val="1"/>
    <w:qFormat/>
    <w:rsid w:val="00be19c9"/>
    <w:rPr>
      <w:rFonts w:ascii="Times New Roman" w:hAnsi="Times New Roman" w:eastAsia="Times New Roman" w:cs="Times New Roman"/>
      <w:b/>
      <w:bCs/>
      <w:i/>
      <w:sz w:val="28"/>
      <w:szCs w:val="26"/>
    </w:rPr>
  </w:style>
  <w:style w:type="character" w:styleId="4" w:customStyle="1">
    <w:name w:val="Заголовок 4 Знак"/>
    <w:basedOn w:val="DefaultParagraphFont"/>
    <w:link w:val="Heading4"/>
    <w:uiPriority w:val="1"/>
    <w:qFormat/>
    <w:rsid w:val="00384ecc"/>
    <w:rPr>
      <w:rFonts w:ascii="Times New Roman" w:hAnsi="Times New Roman" w:eastAsia="Times New Roman" w:cs="Times New Roman"/>
      <w:b/>
      <w:bCs/>
      <w:i/>
      <w:sz w:val="28"/>
      <w:szCs w:val="28"/>
    </w:rPr>
  </w:style>
  <w:style w:type="character" w:styleId="5" w:customStyle="1">
    <w:name w:val="Заголовок 5 Знак"/>
    <w:basedOn w:val="DefaultParagraphFont"/>
    <w:link w:val="Heading5"/>
    <w:uiPriority w:val="1"/>
    <w:qFormat/>
    <w:rsid w:val="00384ecc"/>
    <w:rPr>
      <w:rFonts w:ascii="Times New Roman" w:hAnsi="Times New Roman" w:eastAsia="Times New Roman" w:cs="Times New Roman"/>
      <w:b/>
      <w:bCs/>
      <w:iCs/>
      <w:sz w:val="28"/>
      <w:szCs w:val="26"/>
    </w:rPr>
  </w:style>
  <w:style w:type="character" w:styleId="6" w:customStyle="1">
    <w:name w:val="Заголовок 6 Знак"/>
    <w:basedOn w:val="DefaultParagraphFont"/>
    <w:link w:val="Heading6"/>
    <w:uiPriority w:val="5"/>
    <w:semiHidden/>
    <w:qFormat/>
    <w:rsid w:val="00f52f00"/>
    <w:rPr>
      <w:rFonts w:ascii="Times New Roman" w:hAnsi="Times New Roman" w:eastAsia="Times New Roman" w:cs="Times New Roman"/>
      <w:b/>
      <w:bCs/>
      <w:sz w:val="20"/>
      <w:szCs w:val="20"/>
    </w:rPr>
  </w:style>
  <w:style w:type="character" w:styleId="7" w:customStyle="1">
    <w:name w:val="Заголовок 7 Знак"/>
    <w:basedOn w:val="DefaultParagraphFont"/>
    <w:link w:val="Heading7"/>
    <w:uiPriority w:val="5"/>
    <w:semiHidden/>
    <w:qFormat/>
    <w:rsid w:val="00f52f00"/>
    <w:rPr>
      <w:rFonts w:ascii="Calibri" w:hAnsi="Calibri" w:eastAsia="Times New Roman" w:cs="Times New Roman"/>
      <w:sz w:val="24"/>
      <w:szCs w:val="24"/>
    </w:rPr>
  </w:style>
  <w:style w:type="character" w:styleId="8" w:customStyle="1">
    <w:name w:val="Заголовок 8 Знак"/>
    <w:basedOn w:val="DefaultParagraphFont"/>
    <w:link w:val="Heading8"/>
    <w:uiPriority w:val="5"/>
    <w:semiHidden/>
    <w:qFormat/>
    <w:rsid w:val="00f52f00"/>
    <w:rPr>
      <w:rFonts w:ascii="Calibri" w:hAnsi="Calibri" w:eastAsia="Times New Roman" w:cs="Times New Roman"/>
      <w:i/>
      <w:iCs/>
      <w:sz w:val="24"/>
      <w:szCs w:val="24"/>
    </w:rPr>
  </w:style>
  <w:style w:type="character" w:styleId="9" w:customStyle="1">
    <w:name w:val="Заголовок 9 Знак"/>
    <w:basedOn w:val="DefaultParagraphFont"/>
    <w:link w:val="Heading9"/>
    <w:uiPriority w:val="5"/>
    <w:semiHidden/>
    <w:qFormat/>
    <w:rsid w:val="00f52f00"/>
    <w:rPr>
      <w:rFonts w:ascii="Cambria" w:hAnsi="Cambria" w:eastAsia="Times New Roman" w:cs="Times New Roman"/>
      <w:sz w:val="20"/>
      <w:szCs w:val="20"/>
    </w:rPr>
  </w:style>
  <w:style w:type="character" w:styleId="IntenseReference">
    <w:name w:val="Intense Reference"/>
    <w:basedOn w:val="DefaultParagraphFont"/>
    <w:uiPriority w:val="32"/>
    <w:semiHidden/>
    <w:qFormat/>
    <w:locked/>
    <w:rsid w:val="005e4f2a"/>
    <w:rPr>
      <w:b/>
      <w:bCs/>
      <w:smallCaps/>
      <w:color w:themeColor="accent2" w:val="C0504D"/>
      <w:spacing w:val="5"/>
      <w:u w:val="single"/>
    </w:rPr>
  </w:style>
  <w:style w:type="character" w:styleId="Style6" w:customStyle="1">
    <w:name w:val="Электронная подпись Знак"/>
    <w:basedOn w:val="DefaultParagraphFont"/>
    <w:link w:val="E-mailSignature"/>
    <w:uiPriority w:val="99"/>
    <w:semiHidden/>
    <w:qFormat/>
    <w:rsid w:val="00f67ac2"/>
    <w:rPr>
      <w:rFonts w:eastAsia=""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qFormat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qFormat/>
    <w:locked/>
    <w:rsid w:val="004b37e8"/>
    <w:rPr>
      <w:smallCaps/>
      <w:color w:themeColor="accent2" w:val="C0504D"/>
      <w:u w:val="single"/>
    </w:rPr>
  </w:style>
  <w:style w:type="character" w:styleId="Style7" w:customStyle="1">
    <w:name w:val="Текст выноски Знак"/>
    <w:basedOn w:val="DefaultParagraphFont"/>
    <w:link w:val="BalloonText"/>
    <w:uiPriority w:val="99"/>
    <w:semiHidden/>
    <w:qFormat/>
    <w:rsid w:val="00c5031d"/>
    <w:rPr>
      <w:rFonts w:ascii="Tahoma" w:hAnsi="Tahoma" w:cs="Tahoma"/>
      <w:sz w:val="16"/>
      <w:szCs w:val="16"/>
    </w:rPr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sid w:val="00d60f71"/>
    <w:rPr>
      <w:rFonts w:ascii="Times New Roman" w:hAnsi="Times New Roman"/>
      <w:sz w:val="28"/>
    </w:rPr>
  </w:style>
  <w:style w:type="character" w:styleId="Style9" w:customStyle="1">
    <w:name w:val="Нижний колонтитул Знак"/>
    <w:basedOn w:val="DefaultParagraphFont"/>
    <w:link w:val="Footer"/>
    <w:uiPriority w:val="99"/>
    <w:qFormat/>
    <w:rsid w:val="00d60f71"/>
    <w:rPr>
      <w:rFonts w:ascii="Times New Roman" w:hAnsi="Times New Roman"/>
      <w:sz w:val="28"/>
    </w:rPr>
  </w:style>
  <w:style w:type="character" w:styleId="Hyperlink">
    <w:name w:val="Hyperlink"/>
    <w:basedOn w:val="DefaultParagraphFont"/>
    <w:uiPriority w:val="99"/>
    <w:locked/>
    <w:rsid w:val="00917645"/>
    <w:rPr>
      <w:color w:themeColor="hyperlink" w:val="0000FF"/>
      <w:u w:val="single"/>
    </w:rPr>
  </w:style>
  <w:style w:type="character" w:styleId="Style10" w:customStyle="1">
    <w:name w:val="Название объекта Знак"/>
    <w:link w:val="Caption"/>
    <w:uiPriority w:val="35"/>
    <w:qFormat/>
    <w:rsid w:val="00f74364"/>
    <w:rPr>
      <w:rFonts w:ascii="Times New Roman" w:hAnsi="Times New Roman"/>
      <w:b/>
      <w:bCs/>
      <w:color w:themeColor="accent1" w:val="4F81BD"/>
      <w:sz w:val="18"/>
      <w:szCs w:val="18"/>
    </w:rPr>
  </w:style>
  <w:style w:type="character" w:styleId="11" w:customStyle="1">
    <w:name w:val="Основной текст Знак1"/>
    <w:basedOn w:val="DefaultParagraphFont"/>
    <w:uiPriority w:val="99"/>
    <w:qFormat/>
    <w:locked/>
    <w:rsid w:val="00f74364"/>
    <w:rPr>
      <w:rFonts w:ascii="Times New Roman" w:hAnsi="Times New Roman" w:cs="Times New Roman"/>
      <w:sz w:val="21"/>
      <w:szCs w:val="21"/>
      <w:shd w:fill="FFFFFF" w:val="clear"/>
    </w:rPr>
  </w:style>
  <w:style w:type="character" w:styleId="Style11" w:customStyle="1">
    <w:name w:val="Основной текст + Курсив"/>
    <w:basedOn w:val="11"/>
    <w:uiPriority w:val="99"/>
    <w:qFormat/>
    <w:rsid w:val="00f74364"/>
    <w:rPr>
      <w:rFonts w:ascii="Times New Roman" w:hAnsi="Times New Roman" w:cs="Times New Roman"/>
      <w:i/>
      <w:iCs/>
      <w:spacing w:val="10"/>
      <w:sz w:val="21"/>
      <w:szCs w:val="21"/>
      <w:shd w:fill="FFFFFF" w:val="clear"/>
      <w:lang w:val="en-US" w:eastAsia="en-US"/>
    </w:rPr>
  </w:style>
  <w:style w:type="character" w:styleId="Style12" w:customStyle="1">
    <w:name w:val="Основной текст Знак"/>
    <w:basedOn w:val="DefaultParagraphFont"/>
    <w:uiPriority w:val="99"/>
    <w:semiHidden/>
    <w:qFormat/>
    <w:rsid w:val="00f74364"/>
    <w:rPr>
      <w:rFonts w:ascii="Times New Roman" w:hAnsi="Times New Roman"/>
      <w:sz w:val="28"/>
      <w:szCs w:val="28"/>
    </w:rPr>
  </w:style>
  <w:style w:type="character" w:styleId="Style13" w:customStyle="1">
    <w:name w:val="Подпись к картинке_"/>
    <w:basedOn w:val="DefaultParagraphFont"/>
    <w:link w:val="Style28"/>
    <w:uiPriority w:val="99"/>
    <w:qFormat/>
    <w:locked/>
    <w:rsid w:val="00f74364"/>
    <w:rPr>
      <w:rFonts w:ascii="Times New Roman" w:hAnsi="Times New Roman" w:cs="Times New Roman"/>
      <w:sz w:val="21"/>
      <w:szCs w:val="21"/>
      <w:shd w:fill="FFFFFF" w:val="clear"/>
    </w:rPr>
  </w:style>
  <w:style w:type="character" w:styleId="1pt" w:customStyle="1">
    <w:name w:val="Основной текст + Интервал 1 pt"/>
    <w:basedOn w:val="11"/>
    <w:qFormat/>
    <w:rsid w:val="00f74364"/>
    <w:rPr>
      <w:rFonts w:ascii="Times New Roman" w:hAnsi="Times New Roman" w:cs="Times New Roman"/>
      <w:spacing w:val="30"/>
      <w:sz w:val="21"/>
      <w:szCs w:val="21"/>
      <w:u w:val="none"/>
      <w:shd w:fill="FFFFFF" w:val="clear"/>
      <w:lang w:val="en-US" w:eastAsia="en-US"/>
    </w:rPr>
  </w:style>
  <w:style w:type="character" w:styleId="61" w:customStyle="1">
    <w:name w:val="Основной текст (6)_"/>
    <w:basedOn w:val="DefaultParagraphFont"/>
    <w:link w:val="62"/>
    <w:uiPriority w:val="99"/>
    <w:qFormat/>
    <w:locked/>
    <w:rsid w:val="00f74364"/>
    <w:rPr>
      <w:rFonts w:ascii="MS Mincho" w:hAnsi="MS Mincho" w:eastAsia="MS Mincho" w:cs="MS Mincho"/>
      <w:spacing w:val="10"/>
      <w:sz w:val="21"/>
      <w:szCs w:val="21"/>
      <w:shd w:fill="FFFFFF" w:val="clear"/>
      <w:lang w:val="en-US"/>
    </w:rPr>
  </w:style>
  <w:style w:type="character" w:styleId="Style14" w:customStyle="1">
    <w:name w:val="Подпись к картинке + Курсив"/>
    <w:basedOn w:val="Style13"/>
    <w:uiPriority w:val="99"/>
    <w:qFormat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fill="FFFFFF" w:val="clear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qFormat/>
    <w:locked/>
    <w:rsid w:val="00fb288d"/>
    <w:rPr>
      <w:color w:val="808080"/>
    </w:rPr>
  </w:style>
  <w:style w:type="character" w:styleId="PageNumber">
    <w:name w:val="page number"/>
    <w:basedOn w:val="DefaultParagraphFont"/>
    <w:uiPriority w:val="99"/>
    <w:semiHidden/>
    <w:unhideWhenUsed/>
    <w:locked/>
    <w:rsid w:val="007b74ce"/>
    <w:rPr/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11"/>
    <w:uiPriority w:val="99"/>
    <w:locked/>
    <w:rsid w:val="00f74364"/>
    <w:pPr>
      <w:widowControl w:val="false"/>
      <w:shd w:val="clear" w:color="auto" w:fill="FFFFFF"/>
      <w:spacing w:lineRule="exact" w:line="223"/>
      <w:ind w:hanging="2140"/>
    </w:pPr>
    <w:rPr>
      <w:rFonts w:cs="Times New Roman"/>
      <w:sz w:val="21"/>
      <w:szCs w:val="21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link w:val="Style10"/>
    <w:uiPriority w:val="35"/>
    <w:qFormat/>
    <w:locked/>
    <w:rsid w:val="00917645"/>
    <w:pPr>
      <w:spacing w:lineRule="auto" w:line="240" w:before="0" w:after="20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360" w:before="0" w:after="0"/>
      <w:ind w:firstLine="851"/>
      <w:jc w:val="both"/>
    </w:pPr>
    <w:rPr>
      <w:rFonts w:ascii="Times New Roman" w:hAnsi="Times New Roman" w:eastAsia="Noto Sans" w:cs="Noto Sans Devanagari"/>
      <w:color w:val="auto"/>
      <w:kern w:val="0"/>
      <w:sz w:val="28"/>
      <w:szCs w:val="28"/>
      <w:lang w:val="ru-RU" w:eastAsia="zh-CN" w:bidi="hi-IN"/>
    </w:rPr>
  </w:style>
  <w:style w:type="paragraph" w:styleId="Title">
    <w:name w:val="Title"/>
    <w:basedOn w:val="Normal"/>
    <w:next w:val="Normal"/>
    <w:link w:val="Style5"/>
    <w:uiPriority w:val="99"/>
    <w:semiHidden/>
    <w:qFormat/>
    <w:locked/>
    <w:rsid w:val="0093477c"/>
    <w:pPr>
      <w:pBdr>
        <w:bottom w:val="single" w:sz="8" w:space="4" w:color="4F81BD" w:themeColor="accent1"/>
      </w:pBdr>
      <w:spacing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tyle15" w:customStyle="1">
    <w:name w:val="Название рисунка"/>
    <w:basedOn w:val="Normal"/>
    <w:next w:val="Normal"/>
    <w:uiPriority w:val="2"/>
    <w:qFormat/>
    <w:rsid w:val="00f52f00"/>
    <w:pPr>
      <w:keepLines/>
      <w:ind w:hanging="0"/>
      <w:jc w:val="center"/>
    </w:pPr>
    <w:rPr>
      <w:rFonts w:eastAsia="Times New Roman" w:cs="Times New Roman"/>
      <w:bCs/>
      <w:szCs w:val="20"/>
    </w:rPr>
  </w:style>
  <w:style w:type="paragraph" w:styleId="Style16" w:customStyle="1">
    <w:name w:val="Название таблицы"/>
    <w:basedOn w:val="Normal"/>
    <w:next w:val="Normal"/>
    <w:uiPriority w:val="2"/>
    <w:qFormat/>
    <w:rsid w:val="00be19c9"/>
    <w:pPr>
      <w:keepNext w:val="true"/>
      <w:keepLines/>
      <w:ind w:hanging="0"/>
      <w:jc w:val="left"/>
    </w:pPr>
    <w:rPr>
      <w:rFonts w:eastAsia="Times New Roman" w:cs="Times New Roman"/>
      <w:bCs/>
      <w:szCs w:val="20"/>
    </w:rPr>
  </w:style>
  <w:style w:type="paragraph" w:styleId="Style17" w:customStyle="1">
    <w:name w:val="Программный код"/>
    <w:basedOn w:val="Normal"/>
    <w:next w:val="Normal"/>
    <w:uiPriority w:val="3"/>
    <w:qFormat/>
    <w:rsid w:val="00f52f00"/>
    <w:pPr>
      <w:spacing w:before="0" w:after="0"/>
      <w:ind w:hanging="0"/>
      <w:contextualSpacing/>
    </w:pPr>
    <w:rPr>
      <w:rFonts w:ascii="Courier New" w:hAnsi="Courier New" w:eastAsia="Times New Roman" w:cs="Times New Roman"/>
      <w:sz w:val="24"/>
      <w:lang w:val="en-US"/>
    </w:rPr>
  </w:style>
  <w:style w:type="paragraph" w:styleId="Style18" w:customStyle="1">
    <w:name w:val="Текст внутри таблицы"/>
    <w:basedOn w:val="Normal"/>
    <w:uiPriority w:val="2"/>
    <w:qFormat/>
    <w:rsid w:val="00f52f00"/>
    <w:pPr>
      <w:ind w:hanging="0"/>
      <w:jc w:val="center"/>
    </w:pPr>
    <w:rPr>
      <w:rFonts w:eastAsia="Times New Roman" w:cs="Times New Roman"/>
    </w:rPr>
  </w:style>
  <w:style w:type="paragraph" w:styleId="Style19" w:customStyle="1">
    <w:name w:val="НИР нумерованный список"/>
    <w:basedOn w:val="Normal"/>
    <w:qFormat/>
    <w:locked/>
    <w:rsid w:val="002e373a"/>
    <w:pPr/>
    <w:rPr>
      <w:rFonts w:eastAsia="Times New Roman" w:cs="Times New Roman"/>
      <w:sz w:val="24"/>
      <w:szCs w:val="20"/>
    </w:rPr>
  </w:style>
  <w:style w:type="paragraph" w:styleId="-" w:customStyle="1">
    <w:name w:val="НИР-простой список"/>
    <w:basedOn w:val="Normal"/>
    <w:semiHidden/>
    <w:qFormat/>
    <w:locked/>
    <w:rsid w:val="00985035"/>
    <w:pPr>
      <w:jc w:val="left"/>
    </w:pPr>
    <w:rPr>
      <w:rFonts w:eastAsia="Times New Roman" w:cs="Times New Roman"/>
      <w:sz w:val="24"/>
      <w:szCs w:val="20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clear" w:pos="720"/>
        <w:tab w:val="left" w:pos="284" w:leader="none"/>
        <w:tab w:val="right" w:pos="9912" w:leader="dot"/>
      </w:tabs>
      <w:spacing w:lineRule="auto" w:line="240" w:before="100" w:after="0"/>
      <w:ind w:hanging="284" w:left="284"/>
    </w:pPr>
    <w:rPr>
      <w:b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clear" w:pos="720"/>
        <w:tab w:val="left" w:pos="993" w:leader="none"/>
        <w:tab w:val="right" w:pos="9912" w:leader="dot"/>
      </w:tabs>
      <w:spacing w:lineRule="auto" w:line="240" w:before="0" w:after="100"/>
      <w:ind w:hanging="567" w:left="851"/>
    </w:pPr>
    <w:rPr/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clear" w:pos="720"/>
        <w:tab w:val="left" w:pos="1843" w:leader="none"/>
        <w:tab w:val="right" w:pos="9912" w:leader="dot"/>
      </w:tabs>
      <w:spacing w:lineRule="auto" w:line="240" w:before="0" w:after="100"/>
      <w:ind w:hanging="851" w:left="1843"/>
    </w:pPr>
    <w:rPr/>
  </w:style>
  <w:style w:type="paragraph" w:styleId="E-mailSignature">
    <w:name w:val="E-mail Signature"/>
    <w:basedOn w:val="Normal"/>
    <w:link w:val="Style6"/>
    <w:uiPriority w:val="99"/>
    <w:semiHidden/>
    <w:qFormat/>
    <w:locked/>
    <w:rsid w:val="00f67ac2"/>
    <w:pPr/>
    <w:rPr/>
  </w:style>
  <w:style w:type="paragraph" w:styleId="ListBullet2">
    <w:name w:val="List Bullet 2"/>
    <w:basedOn w:val="Normal"/>
    <w:uiPriority w:val="99"/>
    <w:semiHidden/>
    <w:locked/>
    <w:rsid w:val="00985035"/>
    <w:pPr>
      <w:spacing w:before="0" w:after="0"/>
      <w:contextualSpacing/>
    </w:pPr>
    <w:rPr/>
  </w:style>
  <w:style w:type="paragraph" w:styleId="ListParagraph">
    <w:name w:val="List Paragraph"/>
    <w:basedOn w:val="Normal"/>
    <w:uiPriority w:val="99"/>
    <w:qFormat/>
    <w:locked/>
    <w:rsid w:val="00f52f00"/>
    <w:pPr>
      <w:spacing w:before="0" w:after="0"/>
      <w:ind w:left="720"/>
      <w:contextualSpacing/>
    </w:pPr>
    <w:rPr/>
  </w:style>
  <w:style w:type="paragraph" w:styleId="Style20" w:customStyle="1">
    <w:name w:val="Рисунок"/>
    <w:basedOn w:val="Normal"/>
    <w:next w:val="Style15"/>
    <w:qFormat/>
    <w:rsid w:val="00be19c9"/>
    <w:pPr>
      <w:keepNext w:val="true"/>
      <w:ind w:hanging="0"/>
      <w:jc w:val="center"/>
    </w:pPr>
    <w:rPr/>
  </w:style>
  <w:style w:type="paragraph" w:styleId="BalloonText">
    <w:name w:val="Balloon Text"/>
    <w:basedOn w:val="Normal"/>
    <w:link w:val="Style7"/>
    <w:uiPriority w:val="99"/>
    <w:semiHidden/>
    <w:qFormat/>
    <w:locked/>
    <w:rsid w:val="00c5031d"/>
    <w:pPr/>
    <w:rPr>
      <w:rFonts w:ascii="Tahoma" w:hAnsi="Tahoma" w:cs="Tahoma"/>
      <w:sz w:val="16"/>
      <w:szCs w:val="16"/>
    </w:rPr>
  </w:style>
  <w:style w:type="paragraph" w:styleId="Style21" w:customStyle="1">
    <w:name w:val="Введение_заключение"/>
    <w:basedOn w:val="Heading1"/>
    <w:next w:val="Normal"/>
    <w:qFormat/>
    <w:rsid w:val="00f52f00"/>
    <w:pPr>
      <w:numPr>
        <w:ilvl w:val="0"/>
        <w:numId w:val="0"/>
      </w:numPr>
      <w:ind w:firstLine="851" w:left="0"/>
      <w:jc w:val="center"/>
    </w:pPr>
    <w:rPr/>
  </w:style>
  <w:style w:type="paragraph" w:styleId="Style22" w:customStyle="1">
    <w:name w:val="Список_ТИРЕ"/>
    <w:basedOn w:val="Normal"/>
    <w:qFormat/>
    <w:rsid w:val="00384ecc"/>
    <w:pPr>
      <w:ind w:firstLine="851" w:left="0"/>
    </w:pPr>
    <w:rPr/>
  </w:style>
  <w:style w:type="paragraph" w:styleId="Style23" w:customStyle="1">
    <w:name w:val="Список_БУКВЫ"/>
    <w:basedOn w:val="Style22"/>
    <w:qFormat/>
    <w:rsid w:val="00384ecc"/>
    <w:pPr>
      <w:ind w:firstLine="851" w:left="0"/>
    </w:pPr>
    <w:rPr/>
  </w:style>
  <w:style w:type="paragraph" w:styleId="Style24" w:customStyle="1">
    <w:name w:val="Список_ЦИФРЫ"/>
    <w:basedOn w:val="Style23"/>
    <w:qFormat/>
    <w:rsid w:val="00384ecc"/>
    <w:pPr>
      <w:ind w:firstLine="851" w:left="0"/>
    </w:pPr>
    <w:rPr/>
  </w:style>
  <w:style w:type="paragraph" w:styleId="21" w:customStyle="1">
    <w:name w:val="Список_2_уровня"/>
    <w:basedOn w:val="Style23"/>
    <w:qFormat/>
    <w:rsid w:val="00384ecc"/>
    <w:pPr>
      <w:ind w:firstLine="851" w:left="0"/>
    </w:pPr>
    <w:rPr/>
  </w:style>
  <w:style w:type="paragraph" w:styleId="Style25" w:customStyle="1">
    <w:name w:val="Список источников"/>
    <w:basedOn w:val="Normal"/>
    <w:qFormat/>
    <w:rsid w:val="00384ecc"/>
    <w:pPr>
      <w:ind w:firstLine="851" w:left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locked/>
    <w:rsid w:val="00d60f71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9"/>
    <w:uiPriority w:val="99"/>
    <w:locked/>
    <w:rsid w:val="00d60f71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NormalWeb">
    <w:name w:val="Normal (Web)"/>
    <w:basedOn w:val="Normal"/>
    <w:uiPriority w:val="99"/>
    <w:qFormat/>
    <w:locked/>
    <w:rsid w:val="00917645"/>
    <w:pPr>
      <w:spacing w:beforeAutospacing="1" w:afterAutospacing="1"/>
      <w:ind w:firstLine="720"/>
    </w:pPr>
    <w:rPr>
      <w:rFonts w:eastAsia="Times New Roman" w:cs="Times New Roman"/>
    </w:rPr>
  </w:style>
  <w:style w:type="paragraph" w:styleId="Style26" w:customStyle="1">
    <w:name w:val="_Название рисунка"/>
    <w:basedOn w:val="Caption"/>
    <w:uiPriority w:val="99"/>
    <w:qFormat/>
    <w:rsid w:val="00917645"/>
    <w:pPr>
      <w:keepLines/>
      <w:spacing w:lineRule="auto" w:line="360" w:before="120" w:after="0"/>
      <w:ind w:hanging="0"/>
      <w:jc w:val="center"/>
    </w:pPr>
    <w:rPr>
      <w:rFonts w:eastAsia="Times New Roman" w:cs="Times New Roman"/>
      <w:b w:val="false"/>
      <w:color w:themeColor="accent1" w:val="auto"/>
      <w:sz w:val="28"/>
      <w:szCs w:val="20"/>
    </w:rPr>
  </w:style>
  <w:style w:type="paragraph" w:styleId="Style27" w:customStyle="1">
    <w:name w:val="_Рисунок"/>
    <w:basedOn w:val="Normal"/>
    <w:uiPriority w:val="99"/>
    <w:qFormat/>
    <w:rsid w:val="00917645"/>
    <w:pPr>
      <w:keepNext w:val="true"/>
      <w:keepLines/>
      <w:ind w:hanging="0"/>
      <w:jc w:val="center"/>
    </w:pPr>
    <w:rPr>
      <w:rFonts w:eastAsia="Times New Roman" w:cs="Times New Roman"/>
    </w:rPr>
  </w:style>
  <w:style w:type="paragraph" w:styleId="Style28" w:customStyle="1">
    <w:name w:val="Подпись к картинке"/>
    <w:basedOn w:val="Normal"/>
    <w:link w:val="Style13"/>
    <w:uiPriority w:val="99"/>
    <w:qFormat/>
    <w:rsid w:val="00f74364"/>
    <w:pPr>
      <w:widowControl w:val="false"/>
      <w:shd w:val="clear" w:color="auto" w:fill="FFFFFF"/>
      <w:spacing w:lineRule="atLeast" w:line="240"/>
      <w:ind w:hanging="0"/>
      <w:jc w:val="left"/>
    </w:pPr>
    <w:rPr>
      <w:rFonts w:cs="Times New Roman"/>
      <w:sz w:val="21"/>
      <w:szCs w:val="21"/>
    </w:rPr>
  </w:style>
  <w:style w:type="paragraph" w:styleId="62" w:customStyle="1">
    <w:name w:val="Основной текст (6)"/>
    <w:basedOn w:val="Normal"/>
    <w:link w:val="61"/>
    <w:uiPriority w:val="99"/>
    <w:qFormat/>
    <w:rsid w:val="00f74364"/>
    <w:pPr>
      <w:widowControl w:val="false"/>
      <w:shd w:val="clear" w:color="auto" w:fill="FFFFFF"/>
      <w:spacing w:lineRule="exact" w:line="248"/>
      <w:ind w:hanging="0"/>
      <w:jc w:val="left"/>
    </w:pPr>
    <w:rPr>
      <w:rFonts w:ascii="MS Mincho" w:hAnsi="MS Mincho" w:eastAsia="MS Mincho" w:cs="MS Mincho" w:hAnsiTheme="minorHAnsi"/>
      <w:spacing w:val="10"/>
      <w:sz w:val="21"/>
      <w:szCs w:val="21"/>
      <w:lang w:val="en-US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numbering" w:styleId="22" w:customStyle="1">
    <w:name w:val="_Маркированный2"/>
    <w:uiPriority w:val="99"/>
    <w:qFormat/>
    <w:rsid w:val="00917645"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a6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Светлая заливка1"/>
    <w:basedOn w:val="a6"/>
    <w:uiPriority w:val="60"/>
    <w:rsid w:val="004b37e8"/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</w:style>
  <w:style w:type="table" w:styleId="af4">
    <w:name w:val="Table Grid"/>
    <w:basedOn w:val="a6"/>
    <w:uiPriority w:val="59"/>
    <w:rsid w:val="00475c3d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h9jnfKloDxkHqigVrlrdp1WjdDg==">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LibreOffice/25.2.7.2$Linux_X86_64 LibreOffice_project/520$Build-2</Application>
  <AppVersion>15.0000</AppVersion>
  <Pages>14</Pages>
  <Words>1271</Words>
  <Characters>7663</Characters>
  <CharactersWithSpaces>8623</CharactersWithSpaces>
  <Paragraphs>592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2020-09-18T09:57:00Z</dcterms:created>
  <dc:creator/>
  <dc:description/>
  <dc:language>en-US</dc:language>
  <cp:lastModifiedBy/>
  <dcterms:modified xsi:type="dcterms:W3CDTF">2025-11-24T14:26:49Z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